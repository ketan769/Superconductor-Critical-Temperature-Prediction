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B27678" w14:textId="79299035" w:rsidR="00DD069C" w:rsidRDefault="00DD069C" w:rsidP="00B924E3">
      <w:pPr>
        <w:pStyle w:val="Title"/>
        <w:pBdr>
          <w:top w:val="single" w:sz="4" w:space="1" w:color="5B9BD5" w:themeColor="accent1"/>
          <w:bottom w:val="single" w:sz="4" w:space="1" w:color="5B9BD5" w:themeColor="accent1"/>
        </w:pBdr>
        <w:jc w:val="center"/>
        <w:rPr>
          <w:b/>
          <w:i/>
          <w:color w:val="5B9BD5" w:themeColor="accent1"/>
        </w:rPr>
      </w:pPr>
      <w:r w:rsidRPr="00DD069C">
        <w:rPr>
          <w:b/>
          <w:i/>
          <w:color w:val="5B9BD5" w:themeColor="accent1"/>
        </w:rPr>
        <w:t>PREDICTING THE CRITICAL TEMPERATURE OF SUPERCONDUCTORS</w:t>
      </w:r>
    </w:p>
    <w:p w14:paraId="4A8E4C8C" w14:textId="501B641C" w:rsidR="00DD069C" w:rsidRPr="00DD069C" w:rsidRDefault="00DD069C" w:rsidP="00DD069C">
      <w:pPr>
        <w:rPr>
          <w:sz w:val="28"/>
          <w:szCs w:val="28"/>
        </w:rPr>
      </w:pPr>
    </w:p>
    <w:p w14:paraId="45DC6A6D" w14:textId="5954AA76" w:rsidR="00DD069C" w:rsidRPr="001012FF" w:rsidRDefault="00DD069C" w:rsidP="00DD069C">
      <w:pPr>
        <w:pStyle w:val="Subtitle"/>
        <w:jc w:val="center"/>
        <w:rPr>
          <w:b/>
          <w:color w:val="2E74B5" w:themeColor="accent1" w:themeShade="BF"/>
          <w:sz w:val="28"/>
          <w:szCs w:val="28"/>
          <w:rPrChange w:id="0" w:author="Dennis Choksi" w:date="2019-04-30T01:43:00Z">
            <w:rPr>
              <w:b/>
              <w:color w:val="auto"/>
              <w:sz w:val="28"/>
              <w:szCs w:val="28"/>
            </w:rPr>
          </w:rPrChange>
        </w:rPr>
      </w:pPr>
      <w:r w:rsidRPr="001012FF">
        <w:rPr>
          <w:b/>
          <w:color w:val="2E74B5" w:themeColor="accent1" w:themeShade="BF"/>
          <w:sz w:val="28"/>
          <w:szCs w:val="28"/>
          <w:rPrChange w:id="1" w:author="Dennis Choksi" w:date="2019-04-30T01:43:00Z">
            <w:rPr>
              <w:b/>
              <w:color w:val="auto"/>
              <w:sz w:val="28"/>
              <w:szCs w:val="28"/>
            </w:rPr>
          </w:rPrChange>
        </w:rPr>
        <w:t>ENGINEERING DATA ANALYSIS</w:t>
      </w:r>
    </w:p>
    <w:p w14:paraId="201C514D" w14:textId="65EEEF88" w:rsidR="00DD069C" w:rsidRPr="001012FF" w:rsidRDefault="00DD069C" w:rsidP="00B924E3">
      <w:pPr>
        <w:spacing w:after="0"/>
        <w:jc w:val="center"/>
        <w:rPr>
          <w:rFonts w:ascii="Times New Roman" w:hAnsi="Times New Roman" w:cs="Times New Roman"/>
          <w:sz w:val="24"/>
          <w:rPrChange w:id="2" w:author="Dennis Choksi" w:date="2019-04-30T01:42:00Z">
            <w:rPr/>
          </w:rPrChange>
        </w:rPr>
      </w:pPr>
      <w:r w:rsidRPr="001012FF">
        <w:rPr>
          <w:rFonts w:ascii="Times New Roman" w:hAnsi="Times New Roman" w:cs="Times New Roman"/>
          <w:sz w:val="24"/>
          <w:rPrChange w:id="3" w:author="Dennis Choksi" w:date="2019-04-30T01:42:00Z">
            <w:rPr/>
          </w:rPrChange>
        </w:rPr>
        <w:t xml:space="preserve">Submitted in partial fulfillment of the </w:t>
      </w:r>
    </w:p>
    <w:p w14:paraId="1A682EEB" w14:textId="7FDE577D" w:rsidR="00DD069C" w:rsidRPr="001012FF" w:rsidRDefault="00DD069C" w:rsidP="00DD069C">
      <w:pPr>
        <w:jc w:val="center"/>
        <w:rPr>
          <w:rFonts w:ascii="Times New Roman" w:hAnsi="Times New Roman" w:cs="Times New Roman"/>
          <w:sz w:val="24"/>
          <w:rPrChange w:id="4" w:author="Dennis Choksi" w:date="2019-04-30T01:42:00Z">
            <w:rPr/>
          </w:rPrChange>
        </w:rPr>
      </w:pPr>
      <w:r w:rsidRPr="001012FF">
        <w:rPr>
          <w:rFonts w:ascii="Times New Roman" w:hAnsi="Times New Roman" w:cs="Times New Roman"/>
          <w:sz w:val="24"/>
          <w:rPrChange w:id="5" w:author="Dennis Choksi" w:date="2019-04-30T01:42:00Z">
            <w:rPr/>
          </w:rPrChange>
        </w:rPr>
        <w:t>Requirement for the assigned work for the course</w:t>
      </w:r>
    </w:p>
    <w:p w14:paraId="0FCF4CCD" w14:textId="7E6C590F" w:rsidR="00DD069C" w:rsidRPr="001012FF" w:rsidRDefault="00DD069C" w:rsidP="00DD069C">
      <w:pPr>
        <w:jc w:val="center"/>
        <w:rPr>
          <w:b/>
          <w:color w:val="2E74B5" w:themeColor="accent1" w:themeShade="BF"/>
          <w:sz w:val="28"/>
          <w:rPrChange w:id="6" w:author="Dennis Choksi" w:date="2019-04-30T01:43:00Z">
            <w:rPr>
              <w:b/>
            </w:rPr>
          </w:rPrChange>
        </w:rPr>
      </w:pPr>
      <w:r w:rsidRPr="001012FF">
        <w:rPr>
          <w:b/>
          <w:color w:val="2E74B5" w:themeColor="accent1" w:themeShade="BF"/>
          <w:sz w:val="28"/>
          <w:rPrChange w:id="7" w:author="Dennis Choksi" w:date="2019-04-30T01:43:00Z">
            <w:rPr>
              <w:b/>
            </w:rPr>
          </w:rPrChange>
        </w:rPr>
        <w:t>SUBMITTED BY:</w:t>
      </w:r>
    </w:p>
    <w:p w14:paraId="1DA19853" w14:textId="5DEBF22A" w:rsidR="00DD069C" w:rsidRPr="001012FF" w:rsidRDefault="00DD069C" w:rsidP="00B924E3">
      <w:pPr>
        <w:spacing w:after="0"/>
        <w:jc w:val="center"/>
        <w:rPr>
          <w:rFonts w:ascii="Times New Roman" w:hAnsi="Times New Roman" w:cs="Times New Roman"/>
          <w:sz w:val="24"/>
          <w:rPrChange w:id="8" w:author="Dennis Choksi" w:date="2019-04-30T01:42:00Z">
            <w:rPr/>
          </w:rPrChange>
        </w:rPr>
      </w:pPr>
      <w:r w:rsidRPr="001012FF">
        <w:rPr>
          <w:rFonts w:ascii="Times New Roman" w:hAnsi="Times New Roman" w:cs="Times New Roman"/>
          <w:sz w:val="24"/>
          <w:rPrChange w:id="9" w:author="Dennis Choksi" w:date="2019-04-30T01:42:00Z">
            <w:rPr/>
          </w:rPrChange>
        </w:rPr>
        <w:t>Ketan Sethi</w:t>
      </w:r>
      <w:del w:id="10" w:author="Dennis Choksi" w:date="2019-04-30T01:42:00Z">
        <w:r w:rsidRPr="001012FF" w:rsidDel="001012FF">
          <w:rPr>
            <w:rFonts w:ascii="Times New Roman" w:hAnsi="Times New Roman" w:cs="Times New Roman"/>
            <w:sz w:val="24"/>
            <w:rPrChange w:id="11" w:author="Dennis Choksi" w:date="2019-04-30T01:42:00Z">
              <w:rPr/>
            </w:rPrChange>
          </w:rPr>
          <w:delText xml:space="preserve"> (UIN:</w:delText>
        </w:r>
      </w:del>
    </w:p>
    <w:p w14:paraId="3FB60D13" w14:textId="44F9BDA4" w:rsidR="00B924E3" w:rsidRPr="001012FF" w:rsidDel="00812E71" w:rsidRDefault="00B924E3" w:rsidP="00B924E3">
      <w:pPr>
        <w:spacing w:after="0"/>
        <w:jc w:val="center"/>
        <w:rPr>
          <w:del w:id="12" w:author="Windows User" w:date="2019-08-29T21:17:00Z"/>
          <w:rFonts w:ascii="Times New Roman" w:hAnsi="Times New Roman" w:cs="Times New Roman"/>
          <w:sz w:val="24"/>
          <w:rPrChange w:id="13" w:author="Dennis Choksi" w:date="2019-04-30T01:42:00Z">
            <w:rPr>
              <w:del w:id="14" w:author="Windows User" w:date="2019-08-29T21:17:00Z"/>
            </w:rPr>
          </w:rPrChange>
        </w:rPr>
      </w:pPr>
      <w:bookmarkStart w:id="15" w:name="_GoBack"/>
      <w:bookmarkEnd w:id="15"/>
      <w:del w:id="16" w:author="Windows User" w:date="2019-08-29T21:17:00Z">
        <w:r w:rsidRPr="001012FF" w:rsidDel="00812E71">
          <w:rPr>
            <w:rFonts w:ascii="Times New Roman" w:hAnsi="Times New Roman" w:cs="Times New Roman"/>
            <w:sz w:val="24"/>
            <w:rPrChange w:id="17" w:author="Dennis Choksi" w:date="2019-04-30T01:42:00Z">
              <w:rPr/>
            </w:rPrChange>
          </w:rPr>
          <w:delText>Anurag Satapathy (UIN:</w:delText>
        </w:r>
      </w:del>
    </w:p>
    <w:p w14:paraId="12E9F6B2" w14:textId="73CBB02F" w:rsidR="00B924E3" w:rsidRPr="001012FF" w:rsidDel="00812E71" w:rsidRDefault="00B924E3" w:rsidP="00B924E3">
      <w:pPr>
        <w:spacing w:after="0"/>
        <w:jc w:val="center"/>
        <w:rPr>
          <w:del w:id="18" w:author="Windows User" w:date="2019-08-29T21:17:00Z"/>
          <w:rFonts w:ascii="Times New Roman" w:hAnsi="Times New Roman" w:cs="Times New Roman"/>
          <w:sz w:val="24"/>
          <w:rPrChange w:id="19" w:author="Dennis Choksi" w:date="2019-04-30T01:42:00Z">
            <w:rPr>
              <w:del w:id="20" w:author="Windows User" w:date="2019-08-29T21:17:00Z"/>
            </w:rPr>
          </w:rPrChange>
        </w:rPr>
      </w:pPr>
      <w:del w:id="21" w:author="Windows User" w:date="2019-08-29T21:17:00Z">
        <w:r w:rsidRPr="001012FF" w:rsidDel="00812E71">
          <w:rPr>
            <w:rFonts w:ascii="Times New Roman" w:hAnsi="Times New Roman" w:cs="Times New Roman"/>
            <w:sz w:val="24"/>
            <w:rPrChange w:id="22" w:author="Dennis Choksi" w:date="2019-04-30T01:42:00Z">
              <w:rPr/>
            </w:rPrChange>
          </w:rPr>
          <w:delText>Eric Czarnecki (UIN:</w:delText>
        </w:r>
      </w:del>
      <w:ins w:id="23" w:author="Eric Czarnecki" w:date="2019-04-29T15:23:00Z">
        <w:del w:id="24" w:author="Windows User" w:date="2019-08-29T21:17:00Z">
          <w:r w:rsidR="001C25B2" w:rsidRPr="001012FF" w:rsidDel="00812E71">
            <w:rPr>
              <w:rFonts w:ascii="Times New Roman" w:hAnsi="Times New Roman" w:cs="Times New Roman"/>
              <w:sz w:val="24"/>
              <w:rPrChange w:id="25" w:author="Dennis Choksi" w:date="2019-04-30T01:42:00Z">
                <w:rPr/>
              </w:rPrChange>
            </w:rPr>
            <w:delText xml:space="preserve"> 423004605)</w:delText>
          </w:r>
        </w:del>
      </w:ins>
    </w:p>
    <w:p w14:paraId="31374454" w14:textId="73346155" w:rsidR="00B924E3" w:rsidRPr="001012FF" w:rsidDel="00812E71" w:rsidRDefault="00B924E3" w:rsidP="00B924E3">
      <w:pPr>
        <w:spacing w:after="0"/>
        <w:jc w:val="center"/>
        <w:rPr>
          <w:del w:id="26" w:author="Windows User" w:date="2019-08-29T21:17:00Z"/>
          <w:rFonts w:ascii="Times New Roman" w:hAnsi="Times New Roman" w:cs="Times New Roman"/>
          <w:sz w:val="24"/>
          <w:rPrChange w:id="27" w:author="Dennis Choksi" w:date="2019-04-30T01:42:00Z">
            <w:rPr>
              <w:del w:id="28" w:author="Windows User" w:date="2019-08-29T21:17:00Z"/>
            </w:rPr>
          </w:rPrChange>
        </w:rPr>
      </w:pPr>
      <w:del w:id="29" w:author="Windows User" w:date="2019-08-29T21:17:00Z">
        <w:r w:rsidRPr="001012FF" w:rsidDel="00812E71">
          <w:rPr>
            <w:rFonts w:ascii="Times New Roman" w:hAnsi="Times New Roman" w:cs="Times New Roman"/>
            <w:sz w:val="24"/>
            <w:rPrChange w:id="30" w:author="Dennis Choksi" w:date="2019-04-30T01:42:00Z">
              <w:rPr/>
            </w:rPrChange>
          </w:rPr>
          <w:delText>Dennis Choksi (UIN: 527007371)</w:delText>
        </w:r>
      </w:del>
    </w:p>
    <w:p w14:paraId="5555646C" w14:textId="47FA6730" w:rsidR="00B924E3" w:rsidRDefault="00B924E3" w:rsidP="00B924E3">
      <w:pPr>
        <w:spacing w:after="0"/>
        <w:jc w:val="center"/>
      </w:pPr>
    </w:p>
    <w:p w14:paraId="6C55821D" w14:textId="276D7F08" w:rsidR="00B924E3" w:rsidRDefault="00B924E3" w:rsidP="00B924E3">
      <w:pPr>
        <w:spacing w:after="0"/>
        <w:jc w:val="center"/>
      </w:pPr>
    </w:p>
    <w:p w14:paraId="2EAF3059" w14:textId="11DE8307" w:rsidR="00B924E3" w:rsidRDefault="00B924E3" w:rsidP="00B924E3">
      <w:pPr>
        <w:spacing w:after="0"/>
        <w:jc w:val="center"/>
      </w:pPr>
    </w:p>
    <w:p w14:paraId="20555BF7" w14:textId="05B5E3F5" w:rsidR="00B924E3" w:rsidRDefault="00B924E3" w:rsidP="00B924E3">
      <w:pPr>
        <w:spacing w:after="0"/>
        <w:jc w:val="center"/>
      </w:pPr>
    </w:p>
    <w:p w14:paraId="2DF6DD96" w14:textId="729F8414" w:rsidR="00B924E3" w:rsidRDefault="00B924E3" w:rsidP="00B924E3">
      <w:pPr>
        <w:spacing w:after="0"/>
        <w:jc w:val="center"/>
      </w:pPr>
    </w:p>
    <w:p w14:paraId="6C9AE322" w14:textId="170BA8B4" w:rsidR="00B924E3" w:rsidRPr="001B576F" w:rsidRDefault="00B924E3" w:rsidP="00B924E3">
      <w:pPr>
        <w:spacing w:after="0"/>
        <w:jc w:val="center"/>
        <w:rPr>
          <w:b/>
          <w:color w:val="2E74B5" w:themeColor="accent1" w:themeShade="BF"/>
          <w:sz w:val="28"/>
          <w:rPrChange w:id="31" w:author="Dennis Choksi" w:date="2019-04-30T01:44:00Z">
            <w:rPr>
              <w:b/>
            </w:rPr>
          </w:rPrChange>
        </w:rPr>
      </w:pPr>
      <w:r w:rsidRPr="001B576F">
        <w:rPr>
          <w:b/>
          <w:color w:val="2E74B5" w:themeColor="accent1" w:themeShade="BF"/>
          <w:sz w:val="28"/>
          <w:rPrChange w:id="32" w:author="Dennis Choksi" w:date="2019-04-30T01:44:00Z">
            <w:rPr>
              <w:b/>
            </w:rPr>
          </w:rPrChange>
        </w:rPr>
        <w:t>DEPARTMENT OF INDUSTRIAL AND SYSTEMS ENGINEERING</w:t>
      </w:r>
    </w:p>
    <w:p w14:paraId="3553B65E" w14:textId="7B5F84B2" w:rsidR="00B924E3" w:rsidRPr="001B576F" w:rsidRDefault="00B924E3" w:rsidP="00B924E3">
      <w:pPr>
        <w:spacing w:after="0"/>
        <w:jc w:val="center"/>
        <w:rPr>
          <w:b/>
          <w:color w:val="2E74B5" w:themeColor="accent1" w:themeShade="BF"/>
          <w:sz w:val="28"/>
          <w:rPrChange w:id="33" w:author="Dennis Choksi" w:date="2019-04-30T01:44:00Z">
            <w:rPr>
              <w:b/>
            </w:rPr>
          </w:rPrChange>
        </w:rPr>
      </w:pPr>
      <w:r w:rsidRPr="001B576F">
        <w:rPr>
          <w:b/>
          <w:color w:val="2E74B5" w:themeColor="accent1" w:themeShade="BF"/>
          <w:sz w:val="28"/>
          <w:rPrChange w:id="34" w:author="Dennis Choksi" w:date="2019-04-30T01:44:00Z">
            <w:rPr>
              <w:b/>
            </w:rPr>
          </w:rPrChange>
        </w:rPr>
        <w:t>SPRING 2019</w:t>
      </w:r>
    </w:p>
    <w:p w14:paraId="1A7296AE" w14:textId="237757B7" w:rsidR="00B924E3" w:rsidRPr="001B576F" w:rsidRDefault="00B924E3" w:rsidP="00B924E3">
      <w:pPr>
        <w:spacing w:before="240" w:after="0"/>
        <w:jc w:val="center"/>
        <w:rPr>
          <w:b/>
          <w:color w:val="2E74B5" w:themeColor="accent1" w:themeShade="BF"/>
          <w:sz w:val="26"/>
          <w:szCs w:val="26"/>
          <w:rPrChange w:id="35" w:author="Dennis Choksi" w:date="2019-04-30T01:44:00Z">
            <w:rPr>
              <w:b/>
            </w:rPr>
          </w:rPrChange>
        </w:rPr>
      </w:pPr>
      <w:r w:rsidRPr="001B576F">
        <w:rPr>
          <w:b/>
          <w:color w:val="2E74B5" w:themeColor="accent1" w:themeShade="BF"/>
          <w:sz w:val="26"/>
          <w:szCs w:val="26"/>
          <w:rPrChange w:id="36" w:author="Dennis Choksi" w:date="2019-04-30T01:44:00Z">
            <w:rPr>
              <w:b/>
            </w:rPr>
          </w:rPrChange>
        </w:rPr>
        <w:t>SUBMITTED TO:</w:t>
      </w:r>
    </w:p>
    <w:p w14:paraId="346CDB8D" w14:textId="52C26331" w:rsidR="00B924E3" w:rsidRPr="001012FF" w:rsidRDefault="00B924E3" w:rsidP="00B924E3">
      <w:pPr>
        <w:spacing w:before="240" w:after="0"/>
        <w:jc w:val="center"/>
        <w:rPr>
          <w:rFonts w:ascii="Times New Roman" w:hAnsi="Times New Roman" w:cs="Times New Roman"/>
          <w:sz w:val="24"/>
          <w:rPrChange w:id="37" w:author="Dennis Choksi" w:date="2019-04-30T01:43:00Z">
            <w:rPr/>
          </w:rPrChange>
        </w:rPr>
      </w:pPr>
      <w:r w:rsidRPr="001012FF">
        <w:rPr>
          <w:rFonts w:ascii="Times New Roman" w:hAnsi="Times New Roman" w:cs="Times New Roman"/>
          <w:sz w:val="24"/>
          <w:rPrChange w:id="38" w:author="Dennis Choksi" w:date="2019-04-30T01:43:00Z">
            <w:rPr/>
          </w:rPrChange>
        </w:rPr>
        <w:t>Dr. Satish Bukkapatnam</w:t>
      </w:r>
    </w:p>
    <w:p w14:paraId="066437C7" w14:textId="4DBC9320" w:rsidR="00B924E3" w:rsidRDefault="00B924E3" w:rsidP="00B924E3">
      <w:pPr>
        <w:spacing w:before="240" w:after="0"/>
        <w:jc w:val="center"/>
      </w:pPr>
    </w:p>
    <w:p w14:paraId="5665178D" w14:textId="7F456FC2" w:rsidR="00B924E3" w:rsidRDefault="00B924E3" w:rsidP="00B924E3">
      <w:pPr>
        <w:spacing w:before="240" w:after="0"/>
        <w:jc w:val="center"/>
      </w:pPr>
    </w:p>
    <w:p w14:paraId="25DD6921" w14:textId="7D3EFE91" w:rsidR="00B924E3" w:rsidRPr="00B924E3" w:rsidRDefault="00B924E3" w:rsidP="00B924E3">
      <w:pPr>
        <w:spacing w:before="240" w:after="0"/>
        <w:jc w:val="center"/>
      </w:pPr>
    </w:p>
    <w:p w14:paraId="6EAF6222" w14:textId="35248641" w:rsidR="00DD069C" w:rsidRDefault="00DD069C">
      <w:pPr>
        <w:rPr>
          <w:b/>
          <w:sz w:val="32"/>
          <w:szCs w:val="32"/>
        </w:rPr>
      </w:pPr>
    </w:p>
    <w:p w14:paraId="547DE092" w14:textId="553F41C8" w:rsidR="00DD069C" w:rsidRDefault="00B924E3">
      <w:pPr>
        <w:rPr>
          <w:b/>
          <w:i/>
          <w:iCs/>
          <w:color w:val="5B9BD5" w:themeColor="accent1"/>
          <w:sz w:val="32"/>
          <w:szCs w:val="32"/>
        </w:rPr>
      </w:pPr>
      <w:r>
        <w:rPr>
          <w:noProof/>
        </w:rPr>
        <w:drawing>
          <wp:anchor distT="0" distB="0" distL="114300" distR="114300" simplePos="0" relativeHeight="251658266" behindDoc="0" locked="0" layoutInCell="1" allowOverlap="1" wp14:anchorId="0756FB38" wp14:editId="02548530">
            <wp:simplePos x="0" y="0"/>
            <wp:positionH relativeFrom="column">
              <wp:posOffset>952500</wp:posOffset>
            </wp:positionH>
            <wp:positionV relativeFrom="paragraph">
              <wp:posOffset>134620</wp:posOffset>
            </wp:positionV>
            <wp:extent cx="4034858" cy="969264"/>
            <wp:effectExtent l="19050" t="19050" r="22860" b="215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NGINEERING_primar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34858" cy="969264"/>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DD069C" w:rsidRPr="1B23E112">
        <w:rPr>
          <w:b/>
          <w:sz w:val="32"/>
          <w:szCs w:val="32"/>
        </w:rPr>
        <w:br w:type="page"/>
      </w:r>
    </w:p>
    <w:p w14:paraId="225550A0" w14:textId="1F77DD9F" w:rsidR="00FB5286" w:rsidRPr="001A10D9" w:rsidRDefault="00FB5286">
      <w:pPr>
        <w:pStyle w:val="Heading1"/>
        <w:pBdr>
          <w:top w:val="single" w:sz="4" w:space="1" w:color="5B9BD5" w:themeColor="accent1"/>
          <w:bottom w:val="single" w:sz="4" w:space="1" w:color="5B9BD5" w:themeColor="accent1"/>
        </w:pBdr>
        <w:jc w:val="center"/>
        <w:rPr>
          <w:b/>
          <w:rPrChange w:id="39" w:author="Dennis Choksi" w:date="2019-04-30T00:48:00Z">
            <w:rPr/>
          </w:rPrChange>
        </w:rPr>
        <w:pPrChange w:id="40" w:author="Dennis Choksi" w:date="2019-04-30T00:48:00Z">
          <w:pPr>
            <w:pStyle w:val="IntenseQuote"/>
          </w:pPr>
        </w:pPrChange>
      </w:pPr>
      <w:r w:rsidRPr="001A10D9">
        <w:rPr>
          <w:b/>
          <w:i/>
          <w:rPrChange w:id="41" w:author="Dennis Choksi" w:date="2019-04-30T00:48:00Z">
            <w:rPr/>
          </w:rPrChange>
        </w:rPr>
        <w:lastRenderedPageBreak/>
        <w:t>EXECUTIVE SUMMARY</w:t>
      </w:r>
    </w:p>
    <w:p w14:paraId="3E02DDF8" w14:textId="77777777" w:rsidR="00FB5286" w:rsidRDefault="00FB5286" w:rsidP="00FB5286">
      <w:pPr>
        <w:spacing w:after="0"/>
        <w:jc w:val="both"/>
        <w:rPr>
          <w:rFonts w:ascii="Times New Roman" w:hAnsi="Times New Roman" w:cs="Times New Roman"/>
        </w:rPr>
      </w:pPr>
    </w:p>
    <w:p w14:paraId="0F0A56C0" w14:textId="6A192BEF" w:rsidR="00FE6547" w:rsidRDefault="000D0406" w:rsidP="00FB5286">
      <w:pPr>
        <w:spacing w:after="0"/>
        <w:jc w:val="both"/>
        <w:rPr>
          <w:rFonts w:ascii="Times New Roman" w:hAnsi="Times New Roman" w:cs="Times New Roman"/>
          <w:sz w:val="24"/>
        </w:rPr>
      </w:pPr>
      <w:r w:rsidRPr="00BA169C">
        <w:rPr>
          <w:rStyle w:val="Heading2Char"/>
          <w:rPrChange w:id="42" w:author="Dennis Choksi" w:date="2019-04-30T01:08:00Z">
            <w:rPr>
              <w:rStyle w:val="Heading1Char"/>
              <w:u w:val="single"/>
            </w:rPr>
          </w:rPrChange>
        </w:rPr>
        <w:t>Objective:</w:t>
      </w:r>
      <w:r>
        <w:rPr>
          <w:rFonts w:ascii="Times New Roman" w:hAnsi="Times New Roman" w:cs="Times New Roman"/>
          <w:sz w:val="24"/>
        </w:rPr>
        <w:t xml:space="preserve"> </w:t>
      </w:r>
      <w:ins w:id="43" w:author="Dennis Choksi" w:date="2019-04-29T14:54:00Z">
        <w:r w:rsidR="00B924E3">
          <w:rPr>
            <w:rFonts w:ascii="Times New Roman" w:hAnsi="Times New Roman" w:cs="Times New Roman"/>
            <w:sz w:val="24"/>
          </w:rPr>
          <w:t xml:space="preserve">The </w:t>
        </w:r>
      </w:ins>
      <w:ins w:id="44" w:author="Dennis Choksi" w:date="2019-04-29T14:55:00Z">
        <w:r w:rsidR="00B924E3">
          <w:rPr>
            <w:rFonts w:ascii="Times New Roman" w:hAnsi="Times New Roman" w:cs="Times New Roman"/>
            <w:sz w:val="24"/>
          </w:rPr>
          <w:t>primary</w:t>
        </w:r>
      </w:ins>
      <w:del w:id="45" w:author="Dennis Choksi" w:date="2019-04-29T14:54:00Z">
        <w:r w:rsidR="00FE6547" w:rsidDel="00B924E3">
          <w:rPr>
            <w:rFonts w:ascii="Times New Roman" w:hAnsi="Times New Roman" w:cs="Times New Roman"/>
            <w:sz w:val="24"/>
          </w:rPr>
          <w:delText>Our</w:delText>
        </w:r>
      </w:del>
      <w:r w:rsidR="00FE6547">
        <w:rPr>
          <w:rFonts w:ascii="Times New Roman" w:hAnsi="Times New Roman" w:cs="Times New Roman"/>
          <w:sz w:val="24"/>
        </w:rPr>
        <w:t xml:space="preserve"> goal </w:t>
      </w:r>
      <w:ins w:id="46" w:author="Dennis Choksi" w:date="2019-04-29T14:55:00Z">
        <w:r w:rsidR="00B924E3">
          <w:rPr>
            <w:rFonts w:ascii="Times New Roman" w:hAnsi="Times New Roman" w:cs="Times New Roman"/>
            <w:sz w:val="24"/>
          </w:rPr>
          <w:t>of</w:t>
        </w:r>
      </w:ins>
      <w:del w:id="47" w:author="Dennis Choksi" w:date="2019-04-29T14:55:00Z">
        <w:r w:rsidR="00FE6547" w:rsidDel="00B924E3">
          <w:rPr>
            <w:rFonts w:ascii="Times New Roman" w:hAnsi="Times New Roman" w:cs="Times New Roman"/>
            <w:sz w:val="24"/>
          </w:rPr>
          <w:delText>for</w:delText>
        </w:r>
      </w:del>
      <w:r w:rsidR="00FE6547">
        <w:rPr>
          <w:rFonts w:ascii="Times New Roman" w:hAnsi="Times New Roman" w:cs="Times New Roman"/>
          <w:sz w:val="24"/>
        </w:rPr>
        <w:t xml:space="preserve"> this project lies in being able to predict the </w:t>
      </w:r>
      <w:r w:rsidR="00FE6547" w:rsidRPr="00B924E3">
        <w:rPr>
          <w:rFonts w:ascii="Times New Roman" w:hAnsi="Times New Roman" w:cs="Times New Roman"/>
          <w:b/>
          <w:sz w:val="24"/>
          <w:rPrChange w:id="48" w:author="Dennis Choksi" w:date="2019-04-29T14:55:00Z">
            <w:rPr>
              <w:rFonts w:ascii="Times New Roman" w:hAnsi="Times New Roman" w:cs="Times New Roman"/>
              <w:sz w:val="24"/>
            </w:rPr>
          </w:rPrChange>
        </w:rPr>
        <w:t>Critical Temperature</w:t>
      </w:r>
      <w:r w:rsidR="00FE6547">
        <w:rPr>
          <w:rFonts w:ascii="Times New Roman" w:hAnsi="Times New Roman" w:cs="Times New Roman"/>
          <w:sz w:val="24"/>
        </w:rPr>
        <w:t xml:space="preserve"> of a superconductor</w:t>
      </w:r>
      <w:ins w:id="49" w:author="Dennis Choksi" w:date="2019-04-29T14:55:00Z">
        <w:r w:rsidR="00B924E3">
          <w:rPr>
            <w:rFonts w:ascii="Times New Roman" w:hAnsi="Times New Roman" w:cs="Times New Roman"/>
            <w:sz w:val="24"/>
          </w:rPr>
          <w:t>,</w:t>
        </w:r>
      </w:ins>
      <w:r w:rsidR="00FE6547">
        <w:rPr>
          <w:rFonts w:ascii="Times New Roman" w:hAnsi="Times New Roman" w:cs="Times New Roman"/>
          <w:sz w:val="24"/>
        </w:rPr>
        <w:t xml:space="preserve"> given a certain list of its chemical properties. In doing so, </w:t>
      </w:r>
      <w:del w:id="50" w:author="Dennis Choksi" w:date="2019-04-29T14:55:00Z">
        <w:r w:rsidR="00FE6547" w:rsidDel="00B924E3">
          <w:rPr>
            <w:rFonts w:ascii="Times New Roman" w:hAnsi="Times New Roman" w:cs="Times New Roman"/>
            <w:sz w:val="24"/>
          </w:rPr>
          <w:delText xml:space="preserve">we take </w:delText>
        </w:r>
      </w:del>
      <w:r w:rsidR="00FE6547">
        <w:rPr>
          <w:rFonts w:ascii="Times New Roman" w:hAnsi="Times New Roman" w:cs="Times New Roman"/>
          <w:sz w:val="24"/>
        </w:rPr>
        <w:t xml:space="preserve">a statistical modelling approach supported by actual data </w:t>
      </w:r>
      <w:ins w:id="51" w:author="Dennis Choksi" w:date="2019-04-29T14:56:00Z">
        <w:r w:rsidR="006A11CC">
          <w:rPr>
            <w:rFonts w:ascii="Times New Roman" w:hAnsi="Times New Roman" w:cs="Times New Roman"/>
            <w:sz w:val="24"/>
          </w:rPr>
          <w:t>has been adapted rather than</w:t>
        </w:r>
      </w:ins>
      <w:del w:id="52" w:author="Dennis Choksi" w:date="2019-04-29T14:56:00Z">
        <w:r w:rsidR="00FE6547" w:rsidDel="006A11CC">
          <w:rPr>
            <w:rFonts w:ascii="Times New Roman" w:hAnsi="Times New Roman" w:cs="Times New Roman"/>
            <w:sz w:val="24"/>
          </w:rPr>
          <w:delText>and not</w:delText>
        </w:r>
      </w:del>
      <w:r w:rsidR="00FE6547">
        <w:rPr>
          <w:rFonts w:ascii="Times New Roman" w:hAnsi="Times New Roman" w:cs="Times New Roman"/>
          <w:sz w:val="24"/>
        </w:rPr>
        <w:t xml:space="preserve"> a theoretical basis for correlation of individual properties to superconductivity.</w:t>
      </w:r>
      <w:ins w:id="53" w:author="Dennis Choksi" w:date="2019-04-29T14:57:00Z">
        <w:r w:rsidR="006A11CC">
          <w:rPr>
            <w:rFonts w:ascii="Times New Roman" w:hAnsi="Times New Roman" w:cs="Times New Roman"/>
            <w:sz w:val="24"/>
          </w:rPr>
          <w:t xml:space="preserve"> It is intended</w:t>
        </w:r>
      </w:ins>
      <w:del w:id="54" w:author="Dennis Choksi" w:date="2019-04-29T14:57:00Z">
        <w:r w:rsidR="00FE6547" w:rsidDel="006A11CC">
          <w:rPr>
            <w:rFonts w:ascii="Times New Roman" w:hAnsi="Times New Roman" w:cs="Times New Roman"/>
            <w:sz w:val="24"/>
          </w:rPr>
          <w:delText xml:space="preserve"> We aim</w:delText>
        </w:r>
      </w:del>
      <w:r w:rsidR="00FE6547">
        <w:rPr>
          <w:rFonts w:ascii="Times New Roman" w:hAnsi="Times New Roman" w:cs="Times New Roman"/>
          <w:sz w:val="24"/>
        </w:rPr>
        <w:t xml:space="preserve"> to </w:t>
      </w:r>
      <w:del w:id="55" w:author="Dennis Choksi" w:date="2019-04-29T14:57:00Z">
        <w:r w:rsidR="00FE6547" w:rsidDel="006A11CC">
          <w:rPr>
            <w:rFonts w:ascii="Times New Roman" w:hAnsi="Times New Roman" w:cs="Times New Roman"/>
            <w:sz w:val="24"/>
          </w:rPr>
          <w:delText>make better</w:delText>
        </w:r>
      </w:del>
      <w:ins w:id="56" w:author="Dennis Choksi" w:date="2019-04-29T14:57:00Z">
        <w:r w:rsidR="006A11CC">
          <w:rPr>
            <w:rFonts w:ascii="Times New Roman" w:hAnsi="Times New Roman" w:cs="Times New Roman"/>
            <w:sz w:val="24"/>
          </w:rPr>
          <w:t>improvise on</w:t>
        </w:r>
      </w:ins>
      <w:r w:rsidR="00FE6547">
        <w:rPr>
          <w:rFonts w:ascii="Times New Roman" w:hAnsi="Times New Roman" w:cs="Times New Roman"/>
          <w:sz w:val="24"/>
        </w:rPr>
        <w:t xml:space="preserve"> the prediction accuracy results currently available in publications (</w:t>
      </w:r>
      <w:r w:rsidR="00FE6547" w:rsidRPr="007472A7">
        <w:rPr>
          <w:rFonts w:ascii="Times New Roman" w:hAnsi="Times New Roman" w:cs="Times New Roman"/>
          <w:i/>
          <w:sz w:val="24"/>
        </w:rPr>
        <w:t>references listed in</w:t>
      </w:r>
      <w:r w:rsidR="007472A7" w:rsidRPr="007472A7">
        <w:rPr>
          <w:rFonts w:ascii="Times New Roman" w:hAnsi="Times New Roman" w:cs="Times New Roman"/>
          <w:i/>
          <w:sz w:val="24"/>
        </w:rPr>
        <w:t xml:space="preserve"> the reference section</w:t>
      </w:r>
      <w:r w:rsidR="00FE6547">
        <w:rPr>
          <w:rFonts w:ascii="Times New Roman" w:hAnsi="Times New Roman" w:cs="Times New Roman"/>
          <w:sz w:val="24"/>
        </w:rPr>
        <w:t xml:space="preserve">) using the same set of data and features extracted from </w:t>
      </w:r>
      <w:ins w:id="57" w:author="Dennis Choksi" w:date="2019-04-29T14:57:00Z">
        <w:r w:rsidR="006A11CC">
          <w:rPr>
            <w:rFonts w:ascii="Times New Roman" w:hAnsi="Times New Roman" w:cs="Times New Roman"/>
            <w:sz w:val="24"/>
          </w:rPr>
          <w:t>any given</w:t>
        </w:r>
      </w:ins>
      <w:del w:id="58" w:author="Dennis Choksi" w:date="2019-04-29T14:57:00Z">
        <w:r w:rsidR="00FE6547" w:rsidDel="006A11CC">
          <w:rPr>
            <w:rFonts w:ascii="Times New Roman" w:hAnsi="Times New Roman" w:cs="Times New Roman"/>
            <w:sz w:val="24"/>
          </w:rPr>
          <w:delText>the</w:delText>
        </w:r>
      </w:del>
      <w:r w:rsidR="00FE6547">
        <w:rPr>
          <w:rFonts w:ascii="Times New Roman" w:hAnsi="Times New Roman" w:cs="Times New Roman"/>
          <w:sz w:val="24"/>
        </w:rPr>
        <w:t xml:space="preserve"> material’s chemical formula. </w:t>
      </w:r>
      <w:ins w:id="59" w:author="Dennis Choksi" w:date="2019-04-29T14:58:00Z">
        <w:r w:rsidR="006A11CC">
          <w:rPr>
            <w:rFonts w:ascii="Times New Roman" w:hAnsi="Times New Roman" w:cs="Times New Roman"/>
            <w:sz w:val="24"/>
          </w:rPr>
          <w:t>W</w:t>
        </w:r>
      </w:ins>
      <w:del w:id="60" w:author="Dennis Choksi" w:date="2019-04-29T14:58:00Z">
        <w:r w:rsidR="00FE6547" w:rsidDel="006A11CC">
          <w:rPr>
            <w:rFonts w:ascii="Times New Roman" w:hAnsi="Times New Roman" w:cs="Times New Roman"/>
            <w:sz w:val="24"/>
          </w:rPr>
          <w:delText>Thus, w</w:delText>
        </w:r>
      </w:del>
      <w:r w:rsidR="00FE6547">
        <w:rPr>
          <w:rFonts w:ascii="Times New Roman" w:hAnsi="Times New Roman" w:cs="Times New Roman"/>
          <w:sz w:val="24"/>
        </w:rPr>
        <w:t xml:space="preserve">ith </w:t>
      </w:r>
      <w:ins w:id="61" w:author="Dennis Choksi" w:date="2019-04-29T14:57:00Z">
        <w:r w:rsidR="006A11CC">
          <w:rPr>
            <w:rFonts w:ascii="Times New Roman" w:hAnsi="Times New Roman" w:cs="Times New Roman"/>
            <w:sz w:val="24"/>
          </w:rPr>
          <w:t>the proposed</w:t>
        </w:r>
      </w:ins>
      <w:del w:id="62" w:author="Dennis Choksi" w:date="2019-04-29T14:57:00Z">
        <w:r w:rsidR="00FE6547" w:rsidDel="006A11CC">
          <w:rPr>
            <w:rFonts w:ascii="Times New Roman" w:hAnsi="Times New Roman" w:cs="Times New Roman"/>
            <w:sz w:val="24"/>
          </w:rPr>
          <w:delText>our</w:delText>
        </w:r>
      </w:del>
      <w:r w:rsidR="00FE6547">
        <w:rPr>
          <w:rFonts w:ascii="Times New Roman" w:hAnsi="Times New Roman" w:cs="Times New Roman"/>
          <w:sz w:val="24"/>
        </w:rPr>
        <w:t xml:space="preserve"> </w:t>
      </w:r>
      <w:r w:rsidR="007526D9">
        <w:rPr>
          <w:rFonts w:ascii="Times New Roman" w:hAnsi="Times New Roman" w:cs="Times New Roman"/>
          <w:sz w:val="24"/>
        </w:rPr>
        <w:t>model</w:t>
      </w:r>
      <w:ins w:id="63" w:author="Dennis Choksi" w:date="2019-04-29T14:58:00Z">
        <w:r w:rsidR="006A11CC">
          <w:rPr>
            <w:rFonts w:ascii="Times New Roman" w:hAnsi="Times New Roman" w:cs="Times New Roman"/>
            <w:sz w:val="24"/>
          </w:rPr>
          <w:t>,</w:t>
        </w:r>
      </w:ins>
      <w:r w:rsidR="007526D9">
        <w:rPr>
          <w:rFonts w:ascii="Times New Roman" w:hAnsi="Times New Roman" w:cs="Times New Roman"/>
          <w:sz w:val="24"/>
        </w:rPr>
        <w:t xml:space="preserve"> a superconductor can be positively assumed to start behaving as one within a close range of </w:t>
      </w:r>
      <w:ins w:id="64" w:author="Dennis Choksi" w:date="2019-04-29T15:00:00Z">
        <w:r w:rsidR="006A11CC">
          <w:rPr>
            <w:rFonts w:ascii="Times New Roman" w:hAnsi="Times New Roman" w:cs="Times New Roman"/>
            <w:sz w:val="24"/>
          </w:rPr>
          <w:t>absolute zero</w:t>
        </w:r>
      </w:ins>
      <w:del w:id="65" w:author="Dennis Choksi" w:date="2019-04-29T15:00:00Z">
        <w:r w:rsidR="007526D9" w:rsidDel="006A11CC">
          <w:rPr>
            <w:rFonts w:ascii="Times New Roman" w:hAnsi="Times New Roman" w:cs="Times New Roman"/>
            <w:sz w:val="24"/>
          </w:rPr>
          <w:delText>super low</w:delText>
        </w:r>
      </w:del>
      <w:r w:rsidR="007526D9">
        <w:rPr>
          <w:rFonts w:ascii="Times New Roman" w:hAnsi="Times New Roman" w:cs="Times New Roman"/>
          <w:sz w:val="24"/>
        </w:rPr>
        <w:t xml:space="preserve"> temperature</w:t>
      </w:r>
      <w:del w:id="66" w:author="Dennis Choksi" w:date="2019-04-29T15:01:00Z">
        <w:r w:rsidR="007526D9" w:rsidDel="006A11CC">
          <w:rPr>
            <w:rFonts w:ascii="Times New Roman" w:hAnsi="Times New Roman" w:cs="Times New Roman"/>
            <w:sz w:val="24"/>
          </w:rPr>
          <w:delText>s</w:delText>
        </w:r>
      </w:del>
      <w:r w:rsidR="007526D9">
        <w:rPr>
          <w:rFonts w:ascii="Times New Roman" w:hAnsi="Times New Roman" w:cs="Times New Roman"/>
          <w:sz w:val="24"/>
        </w:rPr>
        <w:t>.</w:t>
      </w:r>
      <w:r>
        <w:rPr>
          <w:rFonts w:ascii="Times New Roman" w:hAnsi="Times New Roman" w:cs="Times New Roman"/>
          <w:sz w:val="24"/>
        </w:rPr>
        <w:t xml:space="preserve"> </w:t>
      </w:r>
      <w:ins w:id="67" w:author="Dennis Choksi" w:date="2019-04-29T15:02:00Z">
        <w:r w:rsidR="006A11CC">
          <w:rPr>
            <w:rFonts w:ascii="Times New Roman" w:hAnsi="Times New Roman" w:cs="Times New Roman"/>
            <w:sz w:val="24"/>
          </w:rPr>
          <w:t>An attempt</w:t>
        </w:r>
      </w:ins>
      <w:del w:id="68" w:author="Dennis Choksi" w:date="2019-04-29T15:02:00Z">
        <w:r w:rsidDel="006A11CC">
          <w:rPr>
            <w:rFonts w:ascii="Times New Roman" w:hAnsi="Times New Roman" w:cs="Times New Roman"/>
            <w:sz w:val="24"/>
          </w:rPr>
          <w:delText>We also try</w:delText>
        </w:r>
      </w:del>
      <w:r>
        <w:rPr>
          <w:rFonts w:ascii="Times New Roman" w:hAnsi="Times New Roman" w:cs="Times New Roman"/>
          <w:sz w:val="24"/>
        </w:rPr>
        <w:t xml:space="preserve"> to bring down the number of features being actually used for the prediction, thereby providing a better interpretability with respect to some of the most</w:t>
      </w:r>
      <w:r w:rsidR="009B1A83">
        <w:rPr>
          <w:rFonts w:ascii="Times New Roman" w:hAnsi="Times New Roman" w:cs="Times New Roman"/>
          <w:sz w:val="24"/>
        </w:rPr>
        <w:t xml:space="preserve"> important chemical properties or their levels that are necessary for a material to possess to behave as a superconductor at that temperature. </w:t>
      </w:r>
    </w:p>
    <w:p w14:paraId="1AAECD8F" w14:textId="77777777" w:rsidR="009B1A83" w:rsidRDefault="009B1A83" w:rsidP="00FB5286">
      <w:pPr>
        <w:spacing w:after="0"/>
        <w:jc w:val="both"/>
        <w:rPr>
          <w:rFonts w:ascii="Times New Roman" w:hAnsi="Times New Roman" w:cs="Times New Roman"/>
          <w:sz w:val="24"/>
        </w:rPr>
      </w:pPr>
    </w:p>
    <w:p w14:paraId="3F109734" w14:textId="7481FFAF" w:rsidR="007526D9" w:rsidRDefault="007526D9" w:rsidP="00FB5286">
      <w:pPr>
        <w:spacing w:after="0"/>
        <w:jc w:val="both"/>
        <w:rPr>
          <w:rFonts w:ascii="Times New Roman" w:hAnsi="Times New Roman" w:cs="Times New Roman"/>
          <w:sz w:val="24"/>
        </w:rPr>
      </w:pPr>
      <w:r>
        <w:rPr>
          <w:rFonts w:ascii="Times New Roman" w:hAnsi="Times New Roman" w:cs="Times New Roman"/>
          <w:sz w:val="24"/>
        </w:rPr>
        <w:t xml:space="preserve">The immediate beneficiaries of </w:t>
      </w:r>
      <w:ins w:id="69" w:author="Dennis Choksi" w:date="2019-04-29T15:03:00Z">
        <w:r w:rsidR="006A11CC">
          <w:rPr>
            <w:rFonts w:ascii="Times New Roman" w:hAnsi="Times New Roman" w:cs="Times New Roman"/>
            <w:sz w:val="24"/>
          </w:rPr>
          <w:t>this</w:t>
        </w:r>
      </w:ins>
      <w:del w:id="70" w:author="Dennis Choksi" w:date="2019-04-29T15:03:00Z">
        <w:r w:rsidDel="006A11CC">
          <w:rPr>
            <w:rFonts w:ascii="Times New Roman" w:hAnsi="Times New Roman" w:cs="Times New Roman"/>
            <w:sz w:val="24"/>
          </w:rPr>
          <w:delText>our</w:delText>
        </w:r>
      </w:del>
      <w:r>
        <w:rPr>
          <w:rFonts w:ascii="Times New Roman" w:hAnsi="Times New Roman" w:cs="Times New Roman"/>
          <w:sz w:val="24"/>
        </w:rPr>
        <w:t xml:space="preserve"> work would be the researchers working on superconductivity and other scientific enthusiasts who base most of their work on empirical and practical experimentation to corroborate their work. As a result of</w:t>
      </w:r>
      <w:ins w:id="71" w:author="Dennis Choksi" w:date="2019-04-29T15:03:00Z">
        <w:r w:rsidR="006A11CC">
          <w:rPr>
            <w:rFonts w:ascii="Times New Roman" w:hAnsi="Times New Roman" w:cs="Times New Roman"/>
            <w:sz w:val="24"/>
          </w:rPr>
          <w:t xml:space="preserve"> the</w:t>
        </w:r>
      </w:ins>
      <w:del w:id="72" w:author="Dennis Choksi" w:date="2019-04-29T15:03:00Z">
        <w:r w:rsidDel="006A11CC">
          <w:rPr>
            <w:rFonts w:ascii="Times New Roman" w:hAnsi="Times New Roman" w:cs="Times New Roman"/>
            <w:sz w:val="24"/>
          </w:rPr>
          <w:delText xml:space="preserve"> our</w:delText>
        </w:r>
      </w:del>
      <w:r>
        <w:rPr>
          <w:rFonts w:ascii="Times New Roman" w:hAnsi="Times New Roman" w:cs="Times New Roman"/>
          <w:sz w:val="24"/>
        </w:rPr>
        <w:t xml:space="preserve"> prediction model</w:t>
      </w:r>
      <w:ins w:id="73" w:author="Dennis Choksi" w:date="2019-04-29T15:04:00Z">
        <w:r w:rsidR="006A11CC">
          <w:rPr>
            <w:rFonts w:ascii="Times New Roman" w:hAnsi="Times New Roman" w:cs="Times New Roman"/>
            <w:sz w:val="24"/>
          </w:rPr>
          <w:t xml:space="preserve"> summarized in this report</w:t>
        </w:r>
      </w:ins>
      <w:r>
        <w:rPr>
          <w:rFonts w:ascii="Times New Roman" w:hAnsi="Times New Roman" w:cs="Times New Roman"/>
          <w:sz w:val="24"/>
        </w:rPr>
        <w:t xml:space="preserve">, </w:t>
      </w:r>
      <w:ins w:id="74" w:author="Dennis Choksi" w:date="2019-04-29T15:04:00Z">
        <w:r w:rsidR="006A11CC">
          <w:rPr>
            <w:rFonts w:ascii="Times New Roman" w:hAnsi="Times New Roman" w:cs="Times New Roman"/>
            <w:sz w:val="24"/>
          </w:rPr>
          <w:t>one can</w:t>
        </w:r>
      </w:ins>
      <w:del w:id="75" w:author="Dennis Choksi" w:date="2019-04-29T15:04:00Z">
        <w:r w:rsidDel="006A11CC">
          <w:rPr>
            <w:rFonts w:ascii="Times New Roman" w:hAnsi="Times New Roman" w:cs="Times New Roman"/>
            <w:sz w:val="24"/>
          </w:rPr>
          <w:delText>we can</w:delText>
        </w:r>
      </w:del>
      <w:r>
        <w:rPr>
          <w:rFonts w:ascii="Times New Roman" w:hAnsi="Times New Roman" w:cs="Times New Roman"/>
          <w:sz w:val="24"/>
        </w:rPr>
        <w:t xml:space="preserve"> assume that it may lead to a reduction in the experimental setup </w:t>
      </w:r>
      <w:r w:rsidR="00542BFB">
        <w:rPr>
          <w:rFonts w:ascii="Times New Roman" w:hAnsi="Times New Roman" w:cs="Times New Roman"/>
          <w:sz w:val="24"/>
        </w:rPr>
        <w:t xml:space="preserve">time as with a prior estimate of the critical temperatures, </w:t>
      </w:r>
      <w:del w:id="76" w:author="Dennis Choksi" w:date="2019-04-29T15:11:00Z">
        <w:r w:rsidR="00542BFB" w:rsidDel="00027763">
          <w:rPr>
            <w:rFonts w:ascii="Times New Roman" w:hAnsi="Times New Roman" w:cs="Times New Roman"/>
            <w:sz w:val="24"/>
          </w:rPr>
          <w:delText xml:space="preserve">one </w:delText>
        </w:r>
      </w:del>
      <w:ins w:id="77" w:author="Dennis Choksi" w:date="2019-04-29T15:11:00Z">
        <w:r w:rsidR="00027763">
          <w:rPr>
            <w:rFonts w:ascii="Times New Roman" w:hAnsi="Times New Roman" w:cs="Times New Roman"/>
            <w:sz w:val="24"/>
          </w:rPr>
          <w:t>and</w:t>
        </w:r>
      </w:ins>
      <w:del w:id="78" w:author="Dennis Choksi" w:date="2019-04-29T15:11:00Z">
        <w:r w:rsidR="00542BFB" w:rsidDel="00027763">
          <w:rPr>
            <w:rFonts w:ascii="Times New Roman" w:hAnsi="Times New Roman" w:cs="Times New Roman"/>
            <w:sz w:val="24"/>
          </w:rPr>
          <w:delText>would</w:delText>
        </w:r>
      </w:del>
      <w:r w:rsidR="00542BFB">
        <w:rPr>
          <w:rFonts w:ascii="Times New Roman" w:hAnsi="Times New Roman" w:cs="Times New Roman"/>
          <w:sz w:val="24"/>
        </w:rPr>
        <w:t xml:space="preserve"> know </w:t>
      </w:r>
      <w:del w:id="79" w:author="Dennis Choksi" w:date="2019-04-29T15:11:00Z">
        <w:r w:rsidR="00542BFB" w:rsidDel="00027763">
          <w:rPr>
            <w:rFonts w:ascii="Times New Roman" w:hAnsi="Times New Roman" w:cs="Times New Roman"/>
            <w:sz w:val="24"/>
          </w:rPr>
          <w:delText>to look in</w:delText>
        </w:r>
      </w:del>
      <w:ins w:id="80" w:author="Dennis Choksi" w:date="2019-04-29T15:11:00Z">
        <w:r w:rsidR="00027763">
          <w:rPr>
            <w:rFonts w:ascii="Times New Roman" w:hAnsi="Times New Roman" w:cs="Times New Roman"/>
            <w:sz w:val="24"/>
          </w:rPr>
          <w:t>the</w:t>
        </w:r>
      </w:ins>
      <w:del w:id="81" w:author="Dennis Choksi" w:date="2019-04-29T15:11:00Z">
        <w:r w:rsidR="00542BFB" w:rsidDel="00027763">
          <w:rPr>
            <w:rFonts w:ascii="Times New Roman" w:hAnsi="Times New Roman" w:cs="Times New Roman"/>
            <w:sz w:val="24"/>
          </w:rPr>
          <w:delText xml:space="preserve"> what</w:delText>
        </w:r>
      </w:del>
      <w:r w:rsidR="00542BFB">
        <w:rPr>
          <w:rFonts w:ascii="Times New Roman" w:hAnsi="Times New Roman" w:cs="Times New Roman"/>
          <w:sz w:val="24"/>
        </w:rPr>
        <w:t xml:space="preserve"> vicinity of temperatures</w:t>
      </w:r>
      <w:ins w:id="82" w:author="Dennis Choksi" w:date="2019-04-29T15:11:00Z">
        <w:r w:rsidR="00027763">
          <w:rPr>
            <w:rFonts w:ascii="Times New Roman" w:hAnsi="Times New Roman" w:cs="Times New Roman"/>
            <w:sz w:val="24"/>
          </w:rPr>
          <w:t xml:space="preserve"> that needs to be checked</w:t>
        </w:r>
      </w:ins>
      <w:r w:rsidR="00542BFB">
        <w:rPr>
          <w:rFonts w:ascii="Times New Roman" w:hAnsi="Times New Roman" w:cs="Times New Roman"/>
          <w:sz w:val="24"/>
        </w:rPr>
        <w:t xml:space="preserve">. This would </w:t>
      </w:r>
      <w:ins w:id="83" w:author="Dennis Choksi" w:date="2019-04-29T15:11:00Z">
        <w:r w:rsidR="00D34401">
          <w:rPr>
            <w:rFonts w:ascii="Times New Roman" w:hAnsi="Times New Roman" w:cs="Times New Roman"/>
            <w:sz w:val="24"/>
          </w:rPr>
          <w:t>in turn translate</w:t>
        </w:r>
      </w:ins>
      <w:del w:id="84" w:author="Dennis Choksi" w:date="2019-04-29T15:11:00Z">
        <w:r w:rsidR="00542BFB" w:rsidDel="00D34401">
          <w:rPr>
            <w:rFonts w:ascii="Times New Roman" w:hAnsi="Times New Roman" w:cs="Times New Roman"/>
            <w:sz w:val="24"/>
          </w:rPr>
          <w:delText>also help</w:delText>
        </w:r>
      </w:del>
      <w:r w:rsidR="00542BFB">
        <w:rPr>
          <w:rFonts w:ascii="Times New Roman" w:hAnsi="Times New Roman" w:cs="Times New Roman"/>
          <w:sz w:val="24"/>
        </w:rPr>
        <w:t xml:space="preserve"> </w:t>
      </w:r>
      <w:ins w:id="85" w:author="Dennis Choksi" w:date="2019-04-29T15:11:00Z">
        <w:r w:rsidR="00D34401">
          <w:rPr>
            <w:rFonts w:ascii="Times New Roman" w:hAnsi="Times New Roman" w:cs="Times New Roman"/>
            <w:sz w:val="24"/>
          </w:rPr>
          <w:t>to</w:t>
        </w:r>
      </w:ins>
      <w:del w:id="86" w:author="Dennis Choksi" w:date="2019-04-29T15:11:00Z">
        <w:r w:rsidR="00542BFB" w:rsidDel="00D34401">
          <w:rPr>
            <w:rFonts w:ascii="Times New Roman" w:hAnsi="Times New Roman" w:cs="Times New Roman"/>
            <w:sz w:val="24"/>
          </w:rPr>
          <w:delText>in</w:delText>
        </w:r>
      </w:del>
      <w:r w:rsidR="00542BFB">
        <w:rPr>
          <w:rFonts w:ascii="Times New Roman" w:hAnsi="Times New Roman" w:cs="Times New Roman"/>
          <w:sz w:val="24"/>
        </w:rPr>
        <w:t xml:space="preserve"> substantial cost reductions via feasibility studies based on a prior knowledge of the critical temperatures so as to decide on whether or not a possible </w:t>
      </w:r>
      <w:del w:id="87" w:author="Dennis Choksi" w:date="2019-04-29T15:11:00Z">
        <w:r w:rsidR="00542BFB" w:rsidDel="00D34401">
          <w:rPr>
            <w:rFonts w:ascii="Times New Roman" w:hAnsi="Times New Roman" w:cs="Times New Roman"/>
            <w:sz w:val="24"/>
          </w:rPr>
          <w:delText>large scale</w:delText>
        </w:r>
      </w:del>
      <w:ins w:id="88" w:author="Dennis Choksi" w:date="2019-04-29T15:11:00Z">
        <w:r w:rsidR="00D34401">
          <w:rPr>
            <w:rFonts w:ascii="Times New Roman" w:hAnsi="Times New Roman" w:cs="Times New Roman"/>
            <w:sz w:val="24"/>
          </w:rPr>
          <w:t>large-scale</w:t>
        </w:r>
      </w:ins>
      <w:r w:rsidR="00542BFB">
        <w:rPr>
          <w:rFonts w:ascii="Times New Roman" w:hAnsi="Times New Roman" w:cs="Times New Roman"/>
          <w:sz w:val="24"/>
        </w:rPr>
        <w:t xml:space="preserve"> application can be thought of with a particular superconductor. </w:t>
      </w:r>
    </w:p>
    <w:p w14:paraId="7A857ED4" w14:textId="77777777" w:rsidR="00D05BCB" w:rsidRDefault="00D05BCB" w:rsidP="00FB5286">
      <w:pPr>
        <w:spacing w:after="0"/>
        <w:jc w:val="both"/>
        <w:rPr>
          <w:rFonts w:ascii="Times New Roman" w:hAnsi="Times New Roman" w:cs="Times New Roman"/>
          <w:sz w:val="24"/>
        </w:rPr>
      </w:pPr>
    </w:p>
    <w:p w14:paraId="6E5F7C28" w14:textId="301ED81A" w:rsidR="00D05BCB" w:rsidDel="00406DBF" w:rsidRDefault="00D05BCB" w:rsidP="00406DBF">
      <w:pPr>
        <w:jc w:val="both"/>
        <w:rPr>
          <w:del w:id="89" w:author="Dennis Choksi" w:date="2019-04-29T15:14:00Z"/>
          <w:rFonts w:ascii="Times New Roman" w:hAnsi="Times New Roman" w:cs="Times New Roman"/>
          <w:sz w:val="24"/>
        </w:rPr>
      </w:pPr>
      <w:r w:rsidRPr="00BA169C">
        <w:rPr>
          <w:rStyle w:val="Heading2Char"/>
          <w:rPrChange w:id="90" w:author="Dennis Choksi" w:date="2019-04-30T01:08:00Z">
            <w:rPr>
              <w:rStyle w:val="Heading1Char"/>
              <w:u w:val="single"/>
            </w:rPr>
          </w:rPrChange>
        </w:rPr>
        <w:t>Literature Review:</w:t>
      </w:r>
      <w:r>
        <w:rPr>
          <w:rFonts w:ascii="Times New Roman" w:hAnsi="Times New Roman" w:cs="Times New Roman"/>
          <w:sz w:val="24"/>
        </w:rPr>
        <w:t xml:space="preserve"> The inspiration for </w:t>
      </w:r>
      <w:ins w:id="91" w:author="Dennis Choksi" w:date="2019-04-29T15:11:00Z">
        <w:r w:rsidR="00D34401">
          <w:rPr>
            <w:rFonts w:ascii="Times New Roman" w:hAnsi="Times New Roman" w:cs="Times New Roman"/>
            <w:sz w:val="24"/>
          </w:rPr>
          <w:t>this</w:t>
        </w:r>
      </w:ins>
      <w:del w:id="92" w:author="Dennis Choksi" w:date="2019-04-29T15:11:00Z">
        <w:r w:rsidDel="00D34401">
          <w:rPr>
            <w:rFonts w:ascii="Times New Roman" w:hAnsi="Times New Roman" w:cs="Times New Roman"/>
            <w:sz w:val="24"/>
          </w:rPr>
          <w:delText>our</w:delText>
        </w:r>
      </w:del>
      <w:r>
        <w:rPr>
          <w:rFonts w:ascii="Times New Roman" w:hAnsi="Times New Roman" w:cs="Times New Roman"/>
          <w:sz w:val="24"/>
        </w:rPr>
        <w:t xml:space="preserve"> work draws from the recent publication by Kam Hamidieh, University of Pennsylvania – Wharton, Statistics Department</w:t>
      </w:r>
      <w:r w:rsidR="006A33B0">
        <w:rPr>
          <w:rFonts w:ascii="Times New Roman" w:hAnsi="Times New Roman" w:cs="Times New Roman"/>
          <w:sz w:val="24"/>
        </w:rPr>
        <w:t xml:space="preserve"> (2018)</w:t>
      </w:r>
      <w:r>
        <w:rPr>
          <w:rFonts w:ascii="Times New Roman" w:hAnsi="Times New Roman" w:cs="Times New Roman"/>
          <w:sz w:val="24"/>
        </w:rPr>
        <w:t xml:space="preserve">. This work has made use of </w:t>
      </w:r>
      <w:r w:rsidR="00573CAD">
        <w:rPr>
          <w:rFonts w:ascii="Times New Roman" w:hAnsi="Times New Roman" w:cs="Times New Roman"/>
          <w:sz w:val="24"/>
        </w:rPr>
        <w:t>80</w:t>
      </w:r>
      <w:r>
        <w:rPr>
          <w:rFonts w:ascii="Times New Roman" w:hAnsi="Times New Roman" w:cs="Times New Roman"/>
          <w:sz w:val="24"/>
        </w:rPr>
        <w:t xml:space="preserve"> predictors extracted from a small set of material properties of the superconductors. The author has attempted to run a complete large model to help in</w:t>
      </w:r>
      <w:r w:rsidR="006A33B0">
        <w:rPr>
          <w:rFonts w:ascii="Times New Roman" w:hAnsi="Times New Roman" w:cs="Times New Roman"/>
          <w:sz w:val="24"/>
        </w:rPr>
        <w:t xml:space="preserve"> the development of a general</w:t>
      </w:r>
      <w:r>
        <w:rPr>
          <w:rFonts w:ascii="Times New Roman" w:hAnsi="Times New Roman" w:cs="Times New Roman"/>
          <w:sz w:val="24"/>
        </w:rPr>
        <w:t xml:space="preserve"> prediction</w:t>
      </w:r>
      <w:r w:rsidR="006A33B0">
        <w:rPr>
          <w:rFonts w:ascii="Times New Roman" w:hAnsi="Times New Roman" w:cs="Times New Roman"/>
          <w:sz w:val="24"/>
        </w:rPr>
        <w:t xml:space="preserve"> model for</w:t>
      </w:r>
      <w:r>
        <w:rPr>
          <w:rFonts w:ascii="Times New Roman" w:hAnsi="Times New Roman" w:cs="Times New Roman"/>
          <w:sz w:val="24"/>
        </w:rPr>
        <w:t xml:space="preserve"> the critical tempe</w:t>
      </w:r>
      <w:r w:rsidR="006A33B0">
        <w:rPr>
          <w:rFonts w:ascii="Times New Roman" w:hAnsi="Times New Roman" w:cs="Times New Roman"/>
          <w:sz w:val="24"/>
        </w:rPr>
        <w:t xml:space="preserve">ratures of the superconductors. At the same time, made a benchmark out of the multiple linear regression model also with all the predictors. Apart from this, other notable works are by Valentin et al. (2017), who present a combined classification and prediction model to predict the critical temperatures for the Cuprates and Iron (Fe) based superconductors and not a general model. Previously, </w:t>
      </w:r>
      <w:r w:rsidR="006A33B0" w:rsidRPr="006A33B0">
        <w:rPr>
          <w:rFonts w:ascii="Times New Roman" w:hAnsi="Times New Roman" w:cs="Times New Roman"/>
          <w:sz w:val="24"/>
        </w:rPr>
        <w:t>Owolabi et al. (2014) and Owolabi and Olatunji (2015) focus on predicting Tc for Fe and MgB2 based superconductors respectively</w:t>
      </w:r>
      <w:r w:rsidR="006A33B0">
        <w:rPr>
          <w:rFonts w:ascii="Times New Roman" w:hAnsi="Times New Roman" w:cs="Times New Roman"/>
          <w:sz w:val="24"/>
        </w:rPr>
        <w:t xml:space="preserve">. Thus, as was evident, none of the works yet provide a good metric to identify at least one differentiating property of the superconductor that would be in support </w:t>
      </w:r>
      <w:r w:rsidR="00A40D31">
        <w:rPr>
          <w:rFonts w:ascii="Times New Roman" w:hAnsi="Times New Roman" w:cs="Times New Roman"/>
          <w:sz w:val="24"/>
        </w:rPr>
        <w:t xml:space="preserve">to categorically state its existence or level of existence led to the superconductivity in that material. </w:t>
      </w:r>
    </w:p>
    <w:p w14:paraId="190A5D8C" w14:textId="77777777" w:rsidR="00406DBF" w:rsidRDefault="00406DBF">
      <w:pPr>
        <w:jc w:val="both"/>
        <w:rPr>
          <w:ins w:id="93" w:author="Dennis Choksi" w:date="2019-04-29T15:14:00Z"/>
          <w:rFonts w:ascii="Times New Roman" w:hAnsi="Times New Roman" w:cs="Times New Roman"/>
          <w:sz w:val="24"/>
        </w:rPr>
        <w:pPrChange w:id="94" w:author="Dennis Choksi" w:date="2019-04-29T15:14:00Z">
          <w:pPr>
            <w:spacing w:after="0"/>
            <w:jc w:val="both"/>
          </w:pPr>
        </w:pPrChange>
      </w:pPr>
    </w:p>
    <w:p w14:paraId="602AEF29" w14:textId="1D95CAFF" w:rsidR="00A40D31" w:rsidRDefault="00A40D31">
      <w:pPr>
        <w:jc w:val="both"/>
        <w:rPr>
          <w:rFonts w:ascii="Times New Roman" w:hAnsi="Times New Roman" w:cs="Times New Roman"/>
          <w:sz w:val="24"/>
        </w:rPr>
        <w:pPrChange w:id="95" w:author="Dennis Choksi" w:date="2019-04-29T15:14:00Z">
          <w:pPr>
            <w:spacing w:after="0"/>
            <w:jc w:val="both"/>
          </w:pPr>
        </w:pPrChange>
      </w:pPr>
      <w:del w:id="96" w:author="Dennis Choksi" w:date="2019-04-29T15:14:00Z">
        <w:r w:rsidDel="00406DBF">
          <w:rPr>
            <w:rFonts w:ascii="Times New Roman" w:hAnsi="Times New Roman" w:cs="Times New Roman"/>
            <w:sz w:val="24"/>
          </w:rPr>
          <w:delText>We in our</w:delText>
        </w:r>
      </w:del>
      <w:r>
        <w:rPr>
          <w:rFonts w:ascii="Times New Roman" w:hAnsi="Times New Roman" w:cs="Times New Roman"/>
          <w:sz w:val="24"/>
        </w:rPr>
        <w:t xml:space="preserve"> </w:t>
      </w:r>
      <w:ins w:id="97" w:author="Dennis Choksi" w:date="2019-04-29T15:14:00Z">
        <w:r w:rsidR="00406DBF">
          <w:rPr>
            <w:rFonts w:ascii="Times New Roman" w:hAnsi="Times New Roman" w:cs="Times New Roman"/>
            <w:sz w:val="24"/>
          </w:rPr>
          <w:t xml:space="preserve">In the </w:t>
        </w:r>
      </w:ins>
      <w:r>
        <w:rPr>
          <w:rFonts w:ascii="Times New Roman" w:hAnsi="Times New Roman" w:cs="Times New Roman"/>
          <w:sz w:val="24"/>
        </w:rPr>
        <w:t>approach</w:t>
      </w:r>
      <w:ins w:id="98" w:author="Dennis Choksi" w:date="2019-04-29T15:14:00Z">
        <w:r w:rsidR="00406DBF">
          <w:rPr>
            <w:rFonts w:ascii="Times New Roman" w:hAnsi="Times New Roman" w:cs="Times New Roman"/>
            <w:sz w:val="24"/>
          </w:rPr>
          <w:t xml:space="preserve"> proposed in this report</w:t>
        </w:r>
      </w:ins>
      <w:r w:rsidR="00D37B93">
        <w:rPr>
          <w:rFonts w:ascii="Times New Roman" w:hAnsi="Times New Roman" w:cs="Times New Roman"/>
          <w:sz w:val="24"/>
        </w:rPr>
        <w:t>,</w:t>
      </w:r>
      <w:r>
        <w:rPr>
          <w:rFonts w:ascii="Times New Roman" w:hAnsi="Times New Roman" w:cs="Times New Roman"/>
          <w:sz w:val="24"/>
        </w:rPr>
        <w:t xml:space="preserve"> for one</w:t>
      </w:r>
      <w:r w:rsidR="00D37B93">
        <w:rPr>
          <w:rFonts w:ascii="Times New Roman" w:hAnsi="Times New Roman" w:cs="Times New Roman"/>
          <w:sz w:val="24"/>
        </w:rPr>
        <w:t>;</w:t>
      </w:r>
      <w:r>
        <w:rPr>
          <w:rFonts w:ascii="Times New Roman" w:hAnsi="Times New Roman" w:cs="Times New Roman"/>
          <w:sz w:val="24"/>
        </w:rPr>
        <w:t xml:space="preserve"> aim to achieve a better prediction of the temperature for a broad class of superconductors listed in the same data. </w:t>
      </w:r>
      <w:ins w:id="99" w:author="Dennis Choksi" w:date="2019-04-29T15:15:00Z">
        <w:r w:rsidR="0079019C">
          <w:rPr>
            <w:rFonts w:ascii="Times New Roman" w:hAnsi="Times New Roman" w:cs="Times New Roman"/>
            <w:sz w:val="24"/>
          </w:rPr>
          <w:t>In addition to that,</w:t>
        </w:r>
      </w:ins>
      <w:del w:id="100" w:author="Dennis Choksi" w:date="2019-04-29T15:15:00Z">
        <w:r w:rsidDel="0079019C">
          <w:rPr>
            <w:rFonts w:ascii="Times New Roman" w:hAnsi="Times New Roman" w:cs="Times New Roman"/>
            <w:sz w:val="24"/>
          </w:rPr>
          <w:delText>Secondly,</w:delText>
        </w:r>
      </w:del>
      <w:r>
        <w:rPr>
          <w:rFonts w:ascii="Times New Roman" w:hAnsi="Times New Roman" w:cs="Times New Roman"/>
          <w:sz w:val="24"/>
        </w:rPr>
        <w:t xml:space="preserve"> </w:t>
      </w:r>
      <w:r w:rsidR="0079019C">
        <w:rPr>
          <w:rFonts w:ascii="Times New Roman" w:hAnsi="Times New Roman" w:cs="Times New Roman"/>
          <w:sz w:val="24"/>
        </w:rPr>
        <w:t>attempt</w:t>
      </w:r>
      <w:ins w:id="101" w:author="Dennis Choksi" w:date="2019-04-29T15:15:00Z">
        <w:r w:rsidR="0079019C">
          <w:rPr>
            <w:rFonts w:ascii="Times New Roman" w:hAnsi="Times New Roman" w:cs="Times New Roman"/>
            <w:sz w:val="24"/>
          </w:rPr>
          <w:t xml:space="preserve"> has been made</w:t>
        </w:r>
      </w:ins>
      <w:del w:id="102" w:author="Dennis Choksi" w:date="2019-04-29T15:15:00Z">
        <w:r w:rsidDel="0079019C">
          <w:rPr>
            <w:rFonts w:ascii="Times New Roman" w:hAnsi="Times New Roman" w:cs="Times New Roman"/>
            <w:sz w:val="24"/>
          </w:rPr>
          <w:delText>we try</w:delText>
        </w:r>
      </w:del>
      <w:r>
        <w:rPr>
          <w:rFonts w:ascii="Times New Roman" w:hAnsi="Times New Roman" w:cs="Times New Roman"/>
          <w:sz w:val="24"/>
        </w:rPr>
        <w:t xml:space="preserve"> to achieve those results with a reduced number of features. Statistical inferences were drawn </w:t>
      </w:r>
      <w:r w:rsidR="00A21454">
        <w:rPr>
          <w:rFonts w:ascii="Times New Roman" w:hAnsi="Times New Roman" w:cs="Times New Roman"/>
          <w:sz w:val="24"/>
        </w:rPr>
        <w:t xml:space="preserve">for the selection of those features. </w:t>
      </w:r>
    </w:p>
    <w:p w14:paraId="6A25CFA2" w14:textId="77777777" w:rsidR="00E06140" w:rsidRDefault="00E06140" w:rsidP="00FB5286">
      <w:pPr>
        <w:spacing w:after="0"/>
        <w:jc w:val="both"/>
        <w:rPr>
          <w:rFonts w:ascii="Times New Roman" w:hAnsi="Times New Roman" w:cs="Times New Roman"/>
          <w:sz w:val="24"/>
        </w:rPr>
      </w:pPr>
    </w:p>
    <w:p w14:paraId="479B6E97" w14:textId="4C564989" w:rsidR="00E06140" w:rsidRDefault="00E06140" w:rsidP="00FB5286">
      <w:pPr>
        <w:spacing w:after="0"/>
        <w:jc w:val="both"/>
        <w:rPr>
          <w:rFonts w:ascii="Times New Roman" w:hAnsi="Times New Roman" w:cs="Times New Roman"/>
          <w:sz w:val="24"/>
        </w:rPr>
      </w:pPr>
      <w:r w:rsidRPr="00BA169C">
        <w:rPr>
          <w:rStyle w:val="Heading2Char"/>
          <w:rPrChange w:id="103" w:author="Dennis Choksi" w:date="2019-04-30T01:08:00Z">
            <w:rPr>
              <w:rStyle w:val="Heading1Char"/>
              <w:u w:val="single"/>
            </w:rPr>
          </w:rPrChange>
        </w:rPr>
        <w:lastRenderedPageBreak/>
        <w:t>Methods Used:</w:t>
      </w:r>
      <w:r>
        <w:rPr>
          <w:rFonts w:ascii="Times New Roman" w:hAnsi="Times New Roman" w:cs="Times New Roman"/>
          <w:sz w:val="24"/>
        </w:rPr>
        <w:t xml:space="preserve"> As this is a typical problem of </w:t>
      </w:r>
      <w:del w:id="104" w:author="Dennis Choksi" w:date="2019-04-29T15:21:00Z">
        <w:r w:rsidDel="00872446">
          <w:rPr>
            <w:rFonts w:ascii="Times New Roman" w:hAnsi="Times New Roman" w:cs="Times New Roman"/>
            <w:sz w:val="24"/>
          </w:rPr>
          <w:delText>large scale</w:delText>
        </w:r>
      </w:del>
      <w:ins w:id="105" w:author="Dennis Choksi" w:date="2019-04-29T15:21:00Z">
        <w:r w:rsidR="00872446">
          <w:rPr>
            <w:rFonts w:ascii="Times New Roman" w:hAnsi="Times New Roman" w:cs="Times New Roman"/>
            <w:sz w:val="24"/>
          </w:rPr>
          <w:t>large-scale</w:t>
        </w:r>
      </w:ins>
      <w:r>
        <w:rPr>
          <w:rFonts w:ascii="Times New Roman" w:hAnsi="Times New Roman" w:cs="Times New Roman"/>
          <w:sz w:val="24"/>
        </w:rPr>
        <w:t xml:space="preserve"> prediction of a quantitative variable based on many predictors, </w:t>
      </w:r>
      <w:del w:id="106" w:author="Dennis Choksi" w:date="2019-04-29T15:17:00Z">
        <w:r w:rsidDel="006B736D">
          <w:rPr>
            <w:rFonts w:ascii="Times New Roman" w:hAnsi="Times New Roman" w:cs="Times New Roman"/>
            <w:sz w:val="24"/>
          </w:rPr>
          <w:delText>we started our approach</w:delText>
        </w:r>
      </w:del>
      <w:ins w:id="107" w:author="Dennis Choksi" w:date="2019-04-29T15:17:00Z">
        <w:r w:rsidR="006B736D">
          <w:rPr>
            <w:rFonts w:ascii="Times New Roman" w:hAnsi="Times New Roman" w:cs="Times New Roman"/>
            <w:sz w:val="24"/>
          </w:rPr>
          <w:t>commencement was done</w:t>
        </w:r>
      </w:ins>
      <w:r>
        <w:rPr>
          <w:rFonts w:ascii="Times New Roman" w:hAnsi="Times New Roman" w:cs="Times New Roman"/>
          <w:sz w:val="24"/>
        </w:rPr>
        <w:t xml:space="preserve"> by employing a </w:t>
      </w:r>
      <w:r w:rsidRPr="00025619">
        <w:rPr>
          <w:rFonts w:ascii="Times New Roman" w:hAnsi="Times New Roman" w:cs="Times New Roman"/>
          <w:i/>
          <w:sz w:val="24"/>
          <w:u w:val="single"/>
        </w:rPr>
        <w:t>multiple linear regression</w:t>
      </w:r>
      <w:r>
        <w:rPr>
          <w:rFonts w:ascii="Times New Roman" w:hAnsi="Times New Roman" w:cs="Times New Roman"/>
          <w:sz w:val="24"/>
        </w:rPr>
        <w:t xml:space="preserve"> with the critical temperature as the response variable. Subsequently, </w:t>
      </w:r>
      <w:del w:id="108" w:author="Dennis Choksi" w:date="2019-04-29T15:17:00Z">
        <w:r w:rsidDel="00C21C12">
          <w:rPr>
            <w:rFonts w:ascii="Times New Roman" w:hAnsi="Times New Roman" w:cs="Times New Roman"/>
            <w:sz w:val="24"/>
          </w:rPr>
          <w:delText>we go on to improve</w:delText>
        </w:r>
      </w:del>
      <w:ins w:id="109" w:author="Dennis Choksi" w:date="2019-04-29T15:17:00Z">
        <w:r w:rsidR="00C21C12">
          <w:rPr>
            <w:rFonts w:ascii="Times New Roman" w:hAnsi="Times New Roman" w:cs="Times New Roman"/>
            <w:sz w:val="24"/>
          </w:rPr>
          <w:t>improvisation of</w:t>
        </w:r>
      </w:ins>
      <w:r>
        <w:rPr>
          <w:rFonts w:ascii="Times New Roman" w:hAnsi="Times New Roman" w:cs="Times New Roman"/>
          <w:sz w:val="24"/>
        </w:rPr>
        <w:t xml:space="preserve"> the</w:t>
      </w:r>
      <w:r w:rsidR="00FB144E">
        <w:rPr>
          <w:rFonts w:ascii="Times New Roman" w:hAnsi="Times New Roman" w:cs="Times New Roman"/>
          <w:sz w:val="24"/>
        </w:rPr>
        <w:t xml:space="preserve"> multiple</w:t>
      </w:r>
      <w:r>
        <w:rPr>
          <w:rFonts w:ascii="Times New Roman" w:hAnsi="Times New Roman" w:cs="Times New Roman"/>
          <w:sz w:val="24"/>
        </w:rPr>
        <w:t xml:space="preserve"> linear regression</w:t>
      </w:r>
      <w:ins w:id="110" w:author="Dennis Choksi" w:date="2019-04-29T15:17:00Z">
        <w:r w:rsidR="00C21C12">
          <w:rPr>
            <w:rFonts w:ascii="Times New Roman" w:hAnsi="Times New Roman" w:cs="Times New Roman"/>
            <w:sz w:val="24"/>
          </w:rPr>
          <w:t xml:space="preserve"> was done</w:t>
        </w:r>
      </w:ins>
      <w:r>
        <w:rPr>
          <w:rFonts w:ascii="Times New Roman" w:hAnsi="Times New Roman" w:cs="Times New Roman"/>
          <w:sz w:val="24"/>
        </w:rPr>
        <w:t xml:space="preserve"> </w:t>
      </w:r>
      <w:ins w:id="111" w:author="Dennis Choksi" w:date="2019-04-29T15:17:00Z">
        <w:r w:rsidR="00C21C12">
          <w:rPr>
            <w:rFonts w:ascii="Times New Roman" w:hAnsi="Times New Roman" w:cs="Times New Roman"/>
            <w:sz w:val="24"/>
          </w:rPr>
          <w:t>using</w:t>
        </w:r>
      </w:ins>
      <w:del w:id="112" w:author="Dennis Choksi" w:date="2019-04-29T15:17:00Z">
        <w:r w:rsidDel="00C21C12">
          <w:rPr>
            <w:rFonts w:ascii="Times New Roman" w:hAnsi="Times New Roman" w:cs="Times New Roman"/>
            <w:sz w:val="24"/>
          </w:rPr>
          <w:delText>with</w:delText>
        </w:r>
      </w:del>
      <w:r>
        <w:rPr>
          <w:rFonts w:ascii="Times New Roman" w:hAnsi="Times New Roman" w:cs="Times New Roman"/>
          <w:sz w:val="24"/>
        </w:rPr>
        <w:t xml:space="preserve"> </w:t>
      </w:r>
      <w:r w:rsidRPr="00025619">
        <w:rPr>
          <w:rFonts w:ascii="Times New Roman" w:hAnsi="Times New Roman" w:cs="Times New Roman"/>
          <w:i/>
          <w:sz w:val="24"/>
          <w:u w:val="single"/>
        </w:rPr>
        <w:t>Ridge and Lasso regression</w:t>
      </w:r>
      <w:r>
        <w:rPr>
          <w:rFonts w:ascii="Times New Roman" w:hAnsi="Times New Roman" w:cs="Times New Roman"/>
          <w:sz w:val="24"/>
        </w:rPr>
        <w:t xml:space="preserve">. </w:t>
      </w:r>
    </w:p>
    <w:p w14:paraId="30EE708C" w14:textId="7A3AD8BF" w:rsidR="00E06140" w:rsidRDefault="00E06140" w:rsidP="00FB5286">
      <w:pPr>
        <w:spacing w:after="0"/>
        <w:jc w:val="both"/>
        <w:rPr>
          <w:rFonts w:ascii="Times New Roman" w:hAnsi="Times New Roman" w:cs="Times New Roman"/>
          <w:sz w:val="24"/>
        </w:rPr>
      </w:pPr>
      <w:del w:id="113" w:author="Dennis Choksi" w:date="2019-04-29T15:18:00Z">
        <w:r w:rsidDel="00C21C12">
          <w:rPr>
            <w:rFonts w:ascii="Times New Roman" w:hAnsi="Times New Roman" w:cs="Times New Roman"/>
            <w:sz w:val="24"/>
          </w:rPr>
          <w:delText>We also implement</w:delText>
        </w:r>
        <w:r w:rsidDel="00494D20">
          <w:rPr>
            <w:rFonts w:ascii="Times New Roman" w:hAnsi="Times New Roman" w:cs="Times New Roman"/>
            <w:sz w:val="24"/>
          </w:rPr>
          <w:delText xml:space="preserve"> </w:delText>
        </w:r>
      </w:del>
      <w:ins w:id="114" w:author="Dennis Choksi" w:date="2019-04-29T15:18:00Z">
        <w:r w:rsidR="00494D20">
          <w:rPr>
            <w:rFonts w:ascii="Times New Roman" w:hAnsi="Times New Roman" w:cs="Times New Roman"/>
            <w:sz w:val="24"/>
          </w:rPr>
          <w:t>O</w:t>
        </w:r>
      </w:ins>
      <w:del w:id="115" w:author="Dennis Choksi" w:date="2019-04-29T15:18:00Z">
        <w:r w:rsidDel="00494D20">
          <w:rPr>
            <w:rFonts w:ascii="Times New Roman" w:hAnsi="Times New Roman" w:cs="Times New Roman"/>
            <w:sz w:val="24"/>
          </w:rPr>
          <w:delText>o</w:delText>
        </w:r>
      </w:del>
      <w:r>
        <w:rPr>
          <w:rFonts w:ascii="Times New Roman" w:hAnsi="Times New Roman" w:cs="Times New Roman"/>
          <w:sz w:val="24"/>
        </w:rPr>
        <w:t xml:space="preserve">ther more complex </w:t>
      </w:r>
      <w:del w:id="116" w:author="Dennis Choksi" w:date="2019-04-29T15:18:00Z">
        <w:r w:rsidDel="00494D20">
          <w:rPr>
            <w:rFonts w:ascii="Times New Roman" w:hAnsi="Times New Roman" w:cs="Times New Roman"/>
            <w:sz w:val="24"/>
          </w:rPr>
          <w:delText>decision making</w:delText>
        </w:r>
      </w:del>
      <w:ins w:id="117" w:author="Dennis Choksi" w:date="2019-04-29T15:18:00Z">
        <w:r w:rsidR="00494D20">
          <w:rPr>
            <w:rFonts w:ascii="Times New Roman" w:hAnsi="Times New Roman" w:cs="Times New Roman"/>
            <w:sz w:val="24"/>
          </w:rPr>
          <w:t>decision-making</w:t>
        </w:r>
      </w:ins>
      <w:r>
        <w:rPr>
          <w:rFonts w:ascii="Times New Roman" w:hAnsi="Times New Roman" w:cs="Times New Roman"/>
          <w:sz w:val="24"/>
        </w:rPr>
        <w:t xml:space="preserve"> methods </w:t>
      </w:r>
      <w:ins w:id="118" w:author="Dennis Choksi" w:date="2019-04-29T15:18:00Z">
        <w:r w:rsidR="00494D20">
          <w:rPr>
            <w:rFonts w:ascii="Times New Roman" w:hAnsi="Times New Roman" w:cs="Times New Roman"/>
            <w:sz w:val="24"/>
          </w:rPr>
          <w:t>namely</w:t>
        </w:r>
      </w:ins>
      <w:del w:id="119" w:author="Dennis Choksi" w:date="2019-04-29T15:18:00Z">
        <w:r w:rsidDel="00494D20">
          <w:rPr>
            <w:rFonts w:ascii="Times New Roman" w:hAnsi="Times New Roman" w:cs="Times New Roman"/>
            <w:sz w:val="24"/>
          </w:rPr>
          <w:delText>of</w:delText>
        </w:r>
      </w:del>
      <w:r>
        <w:rPr>
          <w:rFonts w:ascii="Times New Roman" w:hAnsi="Times New Roman" w:cs="Times New Roman"/>
          <w:sz w:val="24"/>
        </w:rPr>
        <w:t xml:space="preserve"> </w:t>
      </w:r>
      <w:r w:rsidRPr="00025619">
        <w:rPr>
          <w:rFonts w:ascii="Times New Roman" w:hAnsi="Times New Roman" w:cs="Times New Roman"/>
          <w:i/>
          <w:sz w:val="24"/>
          <w:u w:val="single"/>
        </w:rPr>
        <w:t>Decisio</w:t>
      </w:r>
      <w:r w:rsidR="00025619" w:rsidRPr="00025619">
        <w:rPr>
          <w:rFonts w:ascii="Times New Roman" w:hAnsi="Times New Roman" w:cs="Times New Roman"/>
          <w:i/>
          <w:sz w:val="24"/>
          <w:u w:val="single"/>
        </w:rPr>
        <w:t>n Trees, Random Forests, Bagging, Support Vector Regression, Partial Least Squares, Neural Networks and finally Extreme Gradient Boosting algorithm</w:t>
      </w:r>
      <w:ins w:id="120" w:author="Dennis Choksi" w:date="2019-04-29T15:18:00Z">
        <w:r w:rsidR="00494D20">
          <w:rPr>
            <w:rFonts w:ascii="Times New Roman" w:hAnsi="Times New Roman" w:cs="Times New Roman"/>
            <w:sz w:val="24"/>
          </w:rPr>
          <w:t xml:space="preserve"> have also been implemented.</w:t>
        </w:r>
      </w:ins>
      <w:del w:id="121" w:author="Dennis Choksi" w:date="2019-04-29T15:18:00Z">
        <w:r w:rsidR="00025619" w:rsidDel="00494D20">
          <w:rPr>
            <w:rFonts w:ascii="Times New Roman" w:hAnsi="Times New Roman" w:cs="Times New Roman"/>
            <w:sz w:val="24"/>
          </w:rPr>
          <w:delText>.</w:delText>
        </w:r>
      </w:del>
      <w:r w:rsidR="00025619">
        <w:rPr>
          <w:rFonts w:ascii="Times New Roman" w:hAnsi="Times New Roman" w:cs="Times New Roman"/>
          <w:sz w:val="24"/>
        </w:rPr>
        <w:t xml:space="preserve"> </w:t>
      </w:r>
      <w:r>
        <w:rPr>
          <w:rFonts w:ascii="Times New Roman" w:hAnsi="Times New Roman" w:cs="Times New Roman"/>
          <w:sz w:val="24"/>
        </w:rPr>
        <w:t xml:space="preserve"> </w:t>
      </w:r>
    </w:p>
    <w:p w14:paraId="46606E98" w14:textId="79E14C06" w:rsidR="00025619" w:rsidRDefault="00025619" w:rsidP="00FB5286">
      <w:pPr>
        <w:spacing w:after="0"/>
        <w:jc w:val="both"/>
        <w:rPr>
          <w:rFonts w:ascii="Times New Roman" w:hAnsi="Times New Roman" w:cs="Times New Roman"/>
          <w:sz w:val="24"/>
        </w:rPr>
      </w:pPr>
      <w:del w:id="122" w:author="Dennis Choksi" w:date="2019-04-29T15:19:00Z">
        <w:r w:rsidDel="009C1EAF">
          <w:rPr>
            <w:rFonts w:ascii="Times New Roman" w:hAnsi="Times New Roman" w:cs="Times New Roman"/>
            <w:sz w:val="24"/>
          </w:rPr>
          <w:delText xml:space="preserve">The major challenges faced with all the methods was the </w:delText>
        </w:r>
      </w:del>
      <w:ins w:id="123" w:author="Dennis Choksi" w:date="2019-04-29T15:19:00Z">
        <w:r w:rsidR="009C1EAF">
          <w:rPr>
            <w:rFonts w:ascii="Times New Roman" w:hAnsi="Times New Roman" w:cs="Times New Roman"/>
            <w:sz w:val="24"/>
          </w:rPr>
          <w:t xml:space="preserve">The </w:t>
        </w:r>
      </w:ins>
      <w:r>
        <w:rPr>
          <w:rFonts w:ascii="Times New Roman" w:hAnsi="Times New Roman" w:cs="Times New Roman"/>
          <w:sz w:val="24"/>
        </w:rPr>
        <w:t xml:space="preserve">number of predictors to be handled </w:t>
      </w:r>
      <w:ins w:id="124" w:author="Dennis Choksi" w:date="2019-04-29T15:19:00Z">
        <w:r w:rsidR="009C1EAF">
          <w:rPr>
            <w:rFonts w:ascii="Times New Roman" w:hAnsi="Times New Roman" w:cs="Times New Roman"/>
            <w:sz w:val="24"/>
          </w:rPr>
          <w:t>for each iteration proved out to be a major hurdle</w:t>
        </w:r>
      </w:ins>
      <w:del w:id="125" w:author="Dennis Choksi" w:date="2019-04-29T15:19:00Z">
        <w:r w:rsidDel="009C1EAF">
          <w:rPr>
            <w:rFonts w:ascii="Times New Roman" w:hAnsi="Times New Roman" w:cs="Times New Roman"/>
            <w:sz w:val="24"/>
          </w:rPr>
          <w:delText>each time</w:delText>
        </w:r>
      </w:del>
      <w:r>
        <w:rPr>
          <w:rFonts w:ascii="Times New Roman" w:hAnsi="Times New Roman" w:cs="Times New Roman"/>
          <w:sz w:val="24"/>
        </w:rPr>
        <w:t>. This led to substantial run time for the algorithms to run on the data</w:t>
      </w:r>
      <w:del w:id="126" w:author="Dennis Choksi" w:date="2019-04-29T15:19:00Z">
        <w:r w:rsidDel="00A06394">
          <w:rPr>
            <w:rFonts w:ascii="Times New Roman" w:hAnsi="Times New Roman" w:cs="Times New Roman"/>
            <w:sz w:val="24"/>
          </w:rPr>
          <w:delText xml:space="preserve"> </w:delText>
        </w:r>
      </w:del>
      <w:r>
        <w:rPr>
          <w:rFonts w:ascii="Times New Roman" w:hAnsi="Times New Roman" w:cs="Times New Roman"/>
          <w:sz w:val="24"/>
        </w:rPr>
        <w:t xml:space="preserve">set. Furthermore, the results obtained by utilizing </w:t>
      </w:r>
      <w:r w:rsidR="00573CAD">
        <w:rPr>
          <w:rFonts w:ascii="Times New Roman" w:hAnsi="Times New Roman" w:cs="Times New Roman"/>
          <w:sz w:val="24"/>
        </w:rPr>
        <w:t>80</w:t>
      </w:r>
      <w:r>
        <w:rPr>
          <w:rFonts w:ascii="Times New Roman" w:hAnsi="Times New Roman" w:cs="Times New Roman"/>
          <w:sz w:val="24"/>
        </w:rPr>
        <w:t xml:space="preserve"> predictors </w:t>
      </w:r>
      <w:ins w:id="127" w:author="Dennis Choksi" w:date="2019-04-29T15:20:00Z">
        <w:r w:rsidR="00273599">
          <w:rPr>
            <w:rFonts w:ascii="Times New Roman" w:hAnsi="Times New Roman" w:cs="Times New Roman"/>
            <w:sz w:val="24"/>
          </w:rPr>
          <w:t>did not proved out to be helpful</w:t>
        </w:r>
      </w:ins>
      <w:del w:id="128" w:author="Dennis Choksi" w:date="2019-04-29T15:20:00Z">
        <w:r w:rsidDel="00273599">
          <w:rPr>
            <w:rFonts w:ascii="Times New Roman" w:hAnsi="Times New Roman" w:cs="Times New Roman"/>
            <w:sz w:val="24"/>
          </w:rPr>
          <w:delText>couldn’t help</w:delText>
        </w:r>
      </w:del>
      <w:r>
        <w:rPr>
          <w:rFonts w:ascii="Times New Roman" w:hAnsi="Times New Roman" w:cs="Times New Roman"/>
          <w:sz w:val="24"/>
        </w:rPr>
        <w:t xml:space="preserve"> in identifying a possible dependence of the response variable on some critical material properties</w:t>
      </w:r>
      <w:r w:rsidR="00EC411A">
        <w:rPr>
          <w:rFonts w:ascii="Times New Roman" w:hAnsi="Times New Roman" w:cs="Times New Roman"/>
          <w:sz w:val="24"/>
        </w:rPr>
        <w:t>. Documenting the i</w:t>
      </w:r>
      <w:r>
        <w:rPr>
          <w:rFonts w:ascii="Times New Roman" w:hAnsi="Times New Roman" w:cs="Times New Roman"/>
          <w:sz w:val="24"/>
        </w:rPr>
        <w:t xml:space="preserve">nterpretability of the obtained results </w:t>
      </w:r>
      <w:ins w:id="129" w:author="Dennis Choksi" w:date="2019-04-29T15:20:00Z">
        <w:r w:rsidR="00273599">
          <w:rPr>
            <w:rFonts w:ascii="Times New Roman" w:hAnsi="Times New Roman" w:cs="Times New Roman"/>
            <w:sz w:val="24"/>
          </w:rPr>
          <w:t>was</w:t>
        </w:r>
      </w:ins>
      <w:del w:id="130" w:author="Dennis Choksi" w:date="2019-04-29T15:20:00Z">
        <w:r w:rsidR="00EC411A" w:rsidDel="00273599">
          <w:rPr>
            <w:rFonts w:ascii="Times New Roman" w:hAnsi="Times New Roman" w:cs="Times New Roman"/>
            <w:sz w:val="24"/>
          </w:rPr>
          <w:delText>were</w:delText>
        </w:r>
      </w:del>
      <w:r w:rsidR="00EC411A">
        <w:rPr>
          <w:rFonts w:ascii="Times New Roman" w:hAnsi="Times New Roman" w:cs="Times New Roman"/>
          <w:sz w:val="24"/>
        </w:rPr>
        <w:t xml:space="preserve"> </w:t>
      </w:r>
      <w:ins w:id="131" w:author="Dennis Choksi" w:date="2019-04-29T15:20:00Z">
        <w:r w:rsidR="00273599">
          <w:rPr>
            <w:rFonts w:ascii="Times New Roman" w:hAnsi="Times New Roman" w:cs="Times New Roman"/>
            <w:sz w:val="24"/>
          </w:rPr>
          <w:t>an additional</w:t>
        </w:r>
      </w:ins>
      <w:del w:id="132" w:author="Dennis Choksi" w:date="2019-04-29T15:20:00Z">
        <w:r w:rsidR="00EC411A" w:rsidDel="00273599">
          <w:rPr>
            <w:rFonts w:ascii="Times New Roman" w:hAnsi="Times New Roman" w:cs="Times New Roman"/>
            <w:sz w:val="24"/>
          </w:rPr>
          <w:delText>also</w:delText>
        </w:r>
      </w:del>
      <w:r w:rsidR="00EC411A">
        <w:rPr>
          <w:rFonts w:ascii="Times New Roman" w:hAnsi="Times New Roman" w:cs="Times New Roman"/>
          <w:sz w:val="24"/>
        </w:rPr>
        <w:t xml:space="preserve"> </w:t>
      </w:r>
      <w:del w:id="133" w:author="Dennis Choksi" w:date="2019-04-29T15:20:00Z">
        <w:r w:rsidR="00EC411A" w:rsidDel="00273599">
          <w:rPr>
            <w:rFonts w:ascii="Times New Roman" w:hAnsi="Times New Roman" w:cs="Times New Roman"/>
            <w:sz w:val="24"/>
          </w:rPr>
          <w:delText>challenge</w:delText>
        </w:r>
      </w:del>
      <w:ins w:id="134" w:author="Dennis Choksi" w:date="2019-04-29T15:20:00Z">
        <w:r w:rsidR="00273599">
          <w:rPr>
            <w:rFonts w:ascii="Times New Roman" w:hAnsi="Times New Roman" w:cs="Times New Roman"/>
            <w:sz w:val="24"/>
          </w:rPr>
          <w:t>hurdle</w:t>
        </w:r>
      </w:ins>
      <w:r w:rsidR="00EC411A">
        <w:rPr>
          <w:rFonts w:ascii="Times New Roman" w:hAnsi="Times New Roman" w:cs="Times New Roman"/>
          <w:sz w:val="24"/>
        </w:rPr>
        <w:t xml:space="preserve">.  </w:t>
      </w:r>
    </w:p>
    <w:p w14:paraId="7C7F9ED9" w14:textId="77777777" w:rsidR="00183A7A" w:rsidRDefault="00183A7A" w:rsidP="00FB5286">
      <w:pPr>
        <w:spacing w:after="0"/>
        <w:jc w:val="both"/>
        <w:rPr>
          <w:rFonts w:ascii="Times New Roman" w:hAnsi="Times New Roman" w:cs="Times New Roman"/>
          <w:sz w:val="24"/>
        </w:rPr>
      </w:pPr>
    </w:p>
    <w:p w14:paraId="46FDDEAC" w14:textId="77777777" w:rsidR="00183A7A" w:rsidRDefault="00183A7A" w:rsidP="00FB5286">
      <w:pPr>
        <w:spacing w:after="0"/>
        <w:jc w:val="both"/>
        <w:rPr>
          <w:ins w:id="135" w:author="Dennis Choksi" w:date="2019-04-29T15:21:00Z"/>
          <w:rFonts w:ascii="Times New Roman" w:hAnsi="Times New Roman" w:cs="Times New Roman"/>
          <w:sz w:val="24"/>
        </w:rPr>
      </w:pPr>
      <w:r w:rsidRPr="00BA169C">
        <w:rPr>
          <w:rStyle w:val="Heading2Char"/>
          <w:rPrChange w:id="136" w:author="Dennis Choksi" w:date="2019-04-30T01:08:00Z">
            <w:rPr>
              <w:rStyle w:val="Heading1Char"/>
              <w:u w:val="single"/>
            </w:rPr>
          </w:rPrChange>
        </w:rPr>
        <w:t>Key results and Highlights:</w:t>
      </w:r>
      <w:r>
        <w:rPr>
          <w:rFonts w:ascii="Times New Roman" w:hAnsi="Times New Roman" w:cs="Times New Roman"/>
          <w:sz w:val="24"/>
        </w:rPr>
        <w:t xml:space="preserve"> The following key results can be highlighted from all our implemented models. </w:t>
      </w:r>
    </w:p>
    <w:p w14:paraId="4EA8A509" w14:textId="77777777" w:rsidR="00273599" w:rsidRDefault="00273599" w:rsidP="00FB5286">
      <w:pPr>
        <w:spacing w:after="0"/>
        <w:jc w:val="both"/>
        <w:rPr>
          <w:ins w:id="137" w:author="Dennis Choksi" w:date="2019-04-29T15:21:00Z"/>
          <w:rFonts w:ascii="Times New Roman" w:hAnsi="Times New Roman" w:cs="Times New Roman"/>
          <w:sz w:val="24"/>
        </w:rPr>
      </w:pPr>
    </w:p>
    <w:p w14:paraId="6B36CA22" w14:textId="77777777" w:rsidR="00273599" w:rsidRDefault="00273599" w:rsidP="00FB5286">
      <w:pPr>
        <w:spacing w:after="0"/>
        <w:jc w:val="both"/>
        <w:rPr>
          <w:ins w:id="138" w:author="Dennis Choksi" w:date="2019-04-29T15:21:00Z"/>
          <w:rFonts w:ascii="Times New Roman" w:hAnsi="Times New Roman" w:cs="Times New Roman"/>
          <w:sz w:val="24"/>
        </w:rPr>
      </w:pPr>
    </w:p>
    <w:p w14:paraId="752105B6" w14:textId="77777777" w:rsidR="00273599" w:rsidRDefault="00273599" w:rsidP="00FB5286">
      <w:pPr>
        <w:spacing w:after="0"/>
        <w:jc w:val="both"/>
        <w:rPr>
          <w:ins w:id="139" w:author="Dennis Choksi" w:date="2019-04-29T15:21:00Z"/>
          <w:rFonts w:ascii="Times New Roman" w:hAnsi="Times New Roman" w:cs="Times New Roman"/>
          <w:sz w:val="24"/>
        </w:rPr>
      </w:pPr>
    </w:p>
    <w:p w14:paraId="0638110E" w14:textId="77777777" w:rsidR="00273599" w:rsidRDefault="00273599" w:rsidP="00FB5286">
      <w:pPr>
        <w:spacing w:after="0"/>
        <w:jc w:val="both"/>
        <w:rPr>
          <w:ins w:id="140" w:author="Dennis Choksi" w:date="2019-04-29T15:21:00Z"/>
          <w:rFonts w:ascii="Times New Roman" w:hAnsi="Times New Roman" w:cs="Times New Roman"/>
          <w:sz w:val="24"/>
        </w:rPr>
      </w:pPr>
    </w:p>
    <w:p w14:paraId="15D30CB4" w14:textId="77777777" w:rsidR="00273599" w:rsidRDefault="00273599" w:rsidP="00FB5286">
      <w:pPr>
        <w:spacing w:after="0"/>
        <w:jc w:val="both"/>
        <w:rPr>
          <w:ins w:id="141" w:author="Dennis Choksi" w:date="2019-04-29T15:21:00Z"/>
          <w:rFonts w:ascii="Times New Roman" w:hAnsi="Times New Roman" w:cs="Times New Roman"/>
          <w:sz w:val="24"/>
        </w:rPr>
      </w:pPr>
    </w:p>
    <w:p w14:paraId="46BDAFA2" w14:textId="77777777" w:rsidR="00273599" w:rsidRDefault="00273599" w:rsidP="00FB5286">
      <w:pPr>
        <w:spacing w:after="0"/>
        <w:jc w:val="both"/>
        <w:rPr>
          <w:ins w:id="142" w:author="Dennis Choksi" w:date="2019-04-29T15:21:00Z"/>
          <w:rFonts w:ascii="Times New Roman" w:hAnsi="Times New Roman" w:cs="Times New Roman"/>
          <w:sz w:val="24"/>
        </w:rPr>
      </w:pPr>
    </w:p>
    <w:p w14:paraId="21B8F123" w14:textId="77777777" w:rsidR="00273599" w:rsidRDefault="00273599" w:rsidP="00FB5286">
      <w:pPr>
        <w:spacing w:after="0"/>
        <w:jc w:val="both"/>
        <w:rPr>
          <w:ins w:id="143" w:author="Dennis Choksi" w:date="2019-04-29T15:21:00Z"/>
          <w:rFonts w:ascii="Times New Roman" w:hAnsi="Times New Roman" w:cs="Times New Roman"/>
          <w:sz w:val="24"/>
        </w:rPr>
      </w:pPr>
    </w:p>
    <w:p w14:paraId="70816B9F" w14:textId="77777777" w:rsidR="00273599" w:rsidRDefault="00273599" w:rsidP="00FB5286">
      <w:pPr>
        <w:spacing w:after="0"/>
        <w:jc w:val="both"/>
        <w:rPr>
          <w:ins w:id="144" w:author="Dennis Choksi" w:date="2019-04-29T15:21:00Z"/>
          <w:rFonts w:ascii="Times New Roman" w:hAnsi="Times New Roman" w:cs="Times New Roman"/>
          <w:sz w:val="24"/>
        </w:rPr>
      </w:pPr>
    </w:p>
    <w:p w14:paraId="23CB9323" w14:textId="77777777" w:rsidR="00273599" w:rsidRDefault="00273599" w:rsidP="00FB5286">
      <w:pPr>
        <w:spacing w:after="0"/>
        <w:jc w:val="both"/>
        <w:rPr>
          <w:ins w:id="145" w:author="Dennis Choksi" w:date="2019-04-29T15:21:00Z"/>
          <w:rFonts w:ascii="Times New Roman" w:hAnsi="Times New Roman" w:cs="Times New Roman"/>
          <w:sz w:val="24"/>
        </w:rPr>
      </w:pPr>
    </w:p>
    <w:p w14:paraId="30BF7D7F" w14:textId="77777777" w:rsidR="00273599" w:rsidRDefault="00273599" w:rsidP="00FB5286">
      <w:pPr>
        <w:spacing w:after="0"/>
        <w:jc w:val="both"/>
        <w:rPr>
          <w:ins w:id="146" w:author="Dennis Choksi" w:date="2019-04-29T15:21:00Z"/>
          <w:rFonts w:ascii="Times New Roman" w:hAnsi="Times New Roman" w:cs="Times New Roman"/>
          <w:sz w:val="24"/>
        </w:rPr>
      </w:pPr>
    </w:p>
    <w:p w14:paraId="177C2544" w14:textId="77777777" w:rsidR="00273599" w:rsidRDefault="00273599" w:rsidP="00FB5286">
      <w:pPr>
        <w:spacing w:after="0"/>
        <w:jc w:val="both"/>
        <w:rPr>
          <w:ins w:id="147" w:author="Dennis Choksi" w:date="2019-04-29T15:21:00Z"/>
          <w:rFonts w:ascii="Times New Roman" w:hAnsi="Times New Roman" w:cs="Times New Roman"/>
          <w:sz w:val="24"/>
        </w:rPr>
      </w:pPr>
    </w:p>
    <w:p w14:paraId="0C512884" w14:textId="77777777" w:rsidR="00273599" w:rsidRDefault="00273599" w:rsidP="00FB5286">
      <w:pPr>
        <w:spacing w:after="0"/>
        <w:jc w:val="both"/>
        <w:rPr>
          <w:ins w:id="148" w:author="Dennis Choksi" w:date="2019-04-29T15:21:00Z"/>
          <w:rFonts w:ascii="Times New Roman" w:hAnsi="Times New Roman" w:cs="Times New Roman"/>
          <w:sz w:val="24"/>
        </w:rPr>
      </w:pPr>
    </w:p>
    <w:p w14:paraId="3452DCD1" w14:textId="77777777" w:rsidR="00273599" w:rsidRDefault="00273599" w:rsidP="00FB5286">
      <w:pPr>
        <w:spacing w:after="0"/>
        <w:jc w:val="both"/>
        <w:rPr>
          <w:ins w:id="149" w:author="Dennis Choksi" w:date="2019-04-29T15:21:00Z"/>
          <w:rFonts w:ascii="Times New Roman" w:hAnsi="Times New Roman" w:cs="Times New Roman"/>
          <w:sz w:val="24"/>
        </w:rPr>
      </w:pPr>
    </w:p>
    <w:p w14:paraId="6E82A6D4" w14:textId="77777777" w:rsidR="00273599" w:rsidRDefault="00273599" w:rsidP="00FB5286">
      <w:pPr>
        <w:spacing w:after="0"/>
        <w:jc w:val="both"/>
        <w:rPr>
          <w:ins w:id="150" w:author="Dennis Choksi" w:date="2019-04-29T15:21:00Z"/>
          <w:rFonts w:ascii="Times New Roman" w:hAnsi="Times New Roman" w:cs="Times New Roman"/>
          <w:sz w:val="24"/>
        </w:rPr>
      </w:pPr>
    </w:p>
    <w:p w14:paraId="31910A56" w14:textId="77777777" w:rsidR="00273599" w:rsidRDefault="00273599" w:rsidP="00FB5286">
      <w:pPr>
        <w:spacing w:after="0"/>
        <w:jc w:val="both"/>
        <w:rPr>
          <w:ins w:id="151" w:author="Dennis Choksi" w:date="2019-04-29T15:21:00Z"/>
          <w:rFonts w:ascii="Times New Roman" w:hAnsi="Times New Roman" w:cs="Times New Roman"/>
          <w:sz w:val="24"/>
        </w:rPr>
      </w:pPr>
    </w:p>
    <w:p w14:paraId="3B0816CF" w14:textId="77777777" w:rsidR="00273599" w:rsidRDefault="00273599" w:rsidP="00FB5286">
      <w:pPr>
        <w:spacing w:after="0"/>
        <w:jc w:val="both"/>
        <w:rPr>
          <w:ins w:id="152" w:author="Dennis Choksi" w:date="2019-04-30T00:48:00Z"/>
          <w:rFonts w:ascii="Times New Roman" w:hAnsi="Times New Roman" w:cs="Times New Roman"/>
          <w:sz w:val="24"/>
        </w:rPr>
      </w:pPr>
    </w:p>
    <w:p w14:paraId="1605CD67" w14:textId="77777777" w:rsidR="001A10D9" w:rsidRDefault="001A10D9" w:rsidP="00FB5286">
      <w:pPr>
        <w:spacing w:after="0"/>
        <w:jc w:val="both"/>
        <w:rPr>
          <w:ins w:id="153" w:author="Dennis Choksi" w:date="2019-04-30T00:48:00Z"/>
          <w:rFonts w:ascii="Times New Roman" w:hAnsi="Times New Roman" w:cs="Times New Roman"/>
          <w:sz w:val="24"/>
        </w:rPr>
      </w:pPr>
    </w:p>
    <w:p w14:paraId="2A9C0C5C" w14:textId="77777777" w:rsidR="001A10D9" w:rsidRDefault="001A10D9" w:rsidP="00FB5286">
      <w:pPr>
        <w:spacing w:after="0"/>
        <w:jc w:val="both"/>
        <w:rPr>
          <w:ins w:id="154" w:author="Dennis Choksi" w:date="2019-04-30T00:48:00Z"/>
          <w:rFonts w:ascii="Times New Roman" w:hAnsi="Times New Roman" w:cs="Times New Roman"/>
          <w:sz w:val="24"/>
        </w:rPr>
      </w:pPr>
    </w:p>
    <w:p w14:paraId="046609E1" w14:textId="77777777" w:rsidR="001A10D9" w:rsidRDefault="001A10D9" w:rsidP="00FB5286">
      <w:pPr>
        <w:spacing w:after="0"/>
        <w:jc w:val="both"/>
        <w:rPr>
          <w:ins w:id="155" w:author="Dennis Choksi" w:date="2019-04-29T15:21:00Z"/>
          <w:rFonts w:ascii="Times New Roman" w:hAnsi="Times New Roman" w:cs="Times New Roman"/>
          <w:sz w:val="24"/>
        </w:rPr>
      </w:pPr>
    </w:p>
    <w:p w14:paraId="3930F47C" w14:textId="77777777" w:rsidR="00273599" w:rsidRDefault="00273599" w:rsidP="00FB5286">
      <w:pPr>
        <w:spacing w:after="0"/>
        <w:jc w:val="both"/>
        <w:rPr>
          <w:ins w:id="156" w:author="Dennis Choksi" w:date="2019-04-30T00:49:00Z"/>
          <w:rFonts w:ascii="Times New Roman" w:hAnsi="Times New Roman" w:cs="Times New Roman"/>
          <w:sz w:val="24"/>
        </w:rPr>
      </w:pPr>
    </w:p>
    <w:p w14:paraId="381EFABB" w14:textId="77777777" w:rsidR="00FE50A3" w:rsidRDefault="00FE50A3" w:rsidP="00FB5286">
      <w:pPr>
        <w:spacing w:after="0"/>
        <w:jc w:val="both"/>
        <w:rPr>
          <w:rFonts w:ascii="Times New Roman" w:hAnsi="Times New Roman" w:cs="Times New Roman"/>
          <w:sz w:val="24"/>
        </w:rPr>
      </w:pPr>
    </w:p>
    <w:p w14:paraId="14543F6F" w14:textId="77777777" w:rsidR="00183A7A" w:rsidRDefault="00183A7A" w:rsidP="00FB5286">
      <w:pPr>
        <w:spacing w:after="0"/>
        <w:jc w:val="both"/>
        <w:rPr>
          <w:rFonts w:ascii="Times New Roman" w:hAnsi="Times New Roman" w:cs="Times New Roman"/>
          <w:sz w:val="24"/>
        </w:rPr>
      </w:pPr>
    </w:p>
    <w:p w14:paraId="7F123BB8" w14:textId="77777777" w:rsidR="00183A7A" w:rsidRDefault="00183A7A" w:rsidP="00FB5286">
      <w:pPr>
        <w:spacing w:after="0"/>
        <w:jc w:val="both"/>
        <w:rPr>
          <w:rFonts w:ascii="Times New Roman" w:hAnsi="Times New Roman" w:cs="Times New Roman"/>
          <w:sz w:val="24"/>
        </w:rPr>
      </w:pPr>
    </w:p>
    <w:p w14:paraId="7989FD19" w14:textId="6B6C0AF6" w:rsidR="00183A7A" w:rsidRDefault="00183A7A" w:rsidP="00FB5286">
      <w:pPr>
        <w:spacing w:after="0"/>
        <w:jc w:val="both"/>
        <w:rPr>
          <w:rFonts w:ascii="Times New Roman" w:hAnsi="Times New Roman" w:cs="Times New Roman"/>
          <w:sz w:val="24"/>
        </w:rPr>
      </w:pPr>
    </w:p>
    <w:p w14:paraId="2AED7083" w14:textId="77777777" w:rsidR="00831CD5" w:rsidRDefault="00831CD5" w:rsidP="00FB5286">
      <w:pPr>
        <w:spacing w:after="0"/>
        <w:jc w:val="both"/>
        <w:rPr>
          <w:rFonts w:ascii="Times New Roman" w:hAnsi="Times New Roman" w:cs="Times New Roman"/>
          <w:sz w:val="24"/>
        </w:rPr>
      </w:pPr>
    </w:p>
    <w:p w14:paraId="3DBFA0A4" w14:textId="1785BC6A" w:rsidR="00183A7A" w:rsidRPr="00FE50A3" w:rsidRDefault="00183A7A">
      <w:pPr>
        <w:pStyle w:val="Heading1"/>
        <w:pBdr>
          <w:top w:val="single" w:sz="4" w:space="1" w:color="5B9BD5" w:themeColor="accent1"/>
          <w:bottom w:val="single" w:sz="4" w:space="1" w:color="5B9BD5" w:themeColor="accent1"/>
        </w:pBdr>
        <w:jc w:val="center"/>
        <w:rPr>
          <w:b/>
          <w:rPrChange w:id="157" w:author="Dennis Choksi" w:date="2019-04-30T00:49:00Z">
            <w:rPr/>
          </w:rPrChange>
        </w:rPr>
        <w:pPrChange w:id="158" w:author="Dennis Choksi" w:date="2019-04-30T00:49:00Z">
          <w:pPr>
            <w:pStyle w:val="IntenseQuote"/>
          </w:pPr>
        </w:pPrChange>
      </w:pPr>
      <w:bookmarkStart w:id="159" w:name="_INTRODUCTION"/>
      <w:bookmarkEnd w:id="159"/>
      <w:r w:rsidRPr="00FE50A3">
        <w:rPr>
          <w:b/>
          <w:i/>
          <w:rPrChange w:id="160" w:author="Dennis Choksi" w:date="2019-04-30T00:49:00Z">
            <w:rPr/>
          </w:rPrChange>
        </w:rPr>
        <w:lastRenderedPageBreak/>
        <w:t>INTRODUCTION</w:t>
      </w:r>
    </w:p>
    <w:p w14:paraId="7B829774" w14:textId="77777777" w:rsidR="00183A7A" w:rsidRDefault="00183A7A" w:rsidP="00FB5286">
      <w:pPr>
        <w:spacing w:after="0"/>
        <w:jc w:val="both"/>
        <w:rPr>
          <w:rFonts w:ascii="Times New Roman" w:hAnsi="Times New Roman" w:cs="Times New Roman"/>
          <w:sz w:val="24"/>
        </w:rPr>
      </w:pPr>
    </w:p>
    <w:p w14:paraId="5BF94236" w14:textId="51E82A7B" w:rsidR="008D614A" w:rsidRPr="00F53AFC" w:rsidRDefault="00FB5286">
      <w:pPr>
        <w:jc w:val="both"/>
        <w:rPr>
          <w:rFonts w:ascii="Times New Roman" w:hAnsi="Times New Roman" w:cs="Times New Roman"/>
          <w:sz w:val="24"/>
        </w:rPr>
        <w:pPrChange w:id="161" w:author="Dennis Choksi" w:date="2019-04-29T17:57:00Z">
          <w:pPr>
            <w:spacing w:after="0"/>
            <w:jc w:val="both"/>
          </w:pPr>
        </w:pPrChange>
      </w:pPr>
      <w:r w:rsidRPr="00F53AFC">
        <w:rPr>
          <w:rFonts w:ascii="Times New Roman" w:hAnsi="Times New Roman" w:cs="Times New Roman"/>
          <w:sz w:val="24"/>
        </w:rPr>
        <w:t xml:space="preserve">Superconductors are those elemental compounds or materials that begin conducting electrical current through them at or below a specific temperature, better known as the </w:t>
      </w:r>
      <w:r w:rsidRPr="00BD599F">
        <w:rPr>
          <w:rFonts w:ascii="Times New Roman" w:hAnsi="Times New Roman" w:cs="Times New Roman"/>
          <w:i/>
          <w:sz w:val="24"/>
        </w:rPr>
        <w:t>Critical Temperature</w:t>
      </w:r>
      <w:r w:rsidRPr="00F53AFC">
        <w:rPr>
          <w:rFonts w:ascii="Times New Roman" w:hAnsi="Times New Roman" w:cs="Times New Roman"/>
          <w:sz w:val="24"/>
        </w:rPr>
        <w:t xml:space="preserve"> of the material.</w:t>
      </w:r>
      <w:ins w:id="162" w:author="Dennis Choksi" w:date="2019-04-29T15:21:00Z">
        <w:r w:rsidR="00683F16">
          <w:rPr>
            <w:rFonts w:ascii="Times New Roman" w:hAnsi="Times New Roman" w:cs="Times New Roman"/>
            <w:sz w:val="24"/>
          </w:rPr>
          <w:t xml:space="preserve"> </w:t>
        </w:r>
      </w:ins>
      <w:ins w:id="163" w:author="Dennis Choksi" w:date="2019-04-29T15:22:00Z">
        <w:r w:rsidR="00683F16">
          <w:rPr>
            <w:rFonts w:ascii="Times New Roman" w:hAnsi="Times New Roman" w:cs="Times New Roman"/>
            <w:sz w:val="24"/>
          </w:rPr>
          <w:t>Under ideal conditions, this temperature is absolute zero temperature, i.e. 0K.</w:t>
        </w:r>
      </w:ins>
      <w:r w:rsidRPr="00F53AFC">
        <w:rPr>
          <w:rFonts w:ascii="Times New Roman" w:hAnsi="Times New Roman" w:cs="Times New Roman"/>
          <w:sz w:val="24"/>
        </w:rPr>
        <w:t xml:space="preserve"> </w:t>
      </w:r>
      <w:r w:rsidR="008D614A" w:rsidRPr="00F53AFC">
        <w:rPr>
          <w:rFonts w:ascii="Times New Roman" w:hAnsi="Times New Roman" w:cs="Times New Roman"/>
          <w:sz w:val="24"/>
        </w:rPr>
        <w:t xml:space="preserve">At this temperature, the material begins to display zero resistivity properties along with other uniquely notable effects such as the Meissner and Josephson effects. </w:t>
      </w:r>
      <w:r w:rsidR="00354D06" w:rsidRPr="00F53AFC">
        <w:rPr>
          <w:rFonts w:ascii="Times New Roman" w:hAnsi="Times New Roman" w:cs="Times New Roman"/>
          <w:sz w:val="24"/>
        </w:rPr>
        <w:t>Lately, the s</w:t>
      </w:r>
      <w:r w:rsidR="008D614A" w:rsidRPr="00F53AFC">
        <w:rPr>
          <w:rFonts w:ascii="Times New Roman" w:hAnsi="Times New Roman" w:cs="Times New Roman"/>
          <w:sz w:val="24"/>
        </w:rPr>
        <w:t>uperconductors have found a growing number of existing and potential applications that make use of them. The closest that an ordinary person has come of using them</w:t>
      </w:r>
      <w:r w:rsidR="00354D06" w:rsidRPr="00F53AFC">
        <w:rPr>
          <w:rFonts w:ascii="Times New Roman" w:hAnsi="Times New Roman" w:cs="Times New Roman"/>
          <w:sz w:val="24"/>
        </w:rPr>
        <w:t xml:space="preserve"> is</w:t>
      </w:r>
      <w:r w:rsidR="008D614A" w:rsidRPr="00F53AFC">
        <w:rPr>
          <w:rFonts w:ascii="Times New Roman" w:hAnsi="Times New Roman" w:cs="Times New Roman"/>
          <w:sz w:val="24"/>
        </w:rPr>
        <w:t xml:space="preserve"> in</w:t>
      </w:r>
      <w:r w:rsidR="00354D06" w:rsidRPr="00F53AFC">
        <w:rPr>
          <w:rFonts w:ascii="Times New Roman" w:hAnsi="Times New Roman" w:cs="Times New Roman"/>
          <w:sz w:val="24"/>
        </w:rPr>
        <w:t xml:space="preserve"> the</w:t>
      </w:r>
      <w:r w:rsidR="008D614A" w:rsidRPr="00F53AFC">
        <w:rPr>
          <w:rFonts w:ascii="Times New Roman" w:hAnsi="Times New Roman" w:cs="Times New Roman"/>
          <w:sz w:val="24"/>
        </w:rPr>
        <w:t xml:space="preserve"> MRI imaging machines for medical diagnosis as well in fast transportation systems like t</w:t>
      </w:r>
      <w:r w:rsidR="00F53AFC" w:rsidRPr="00F53AFC">
        <w:rPr>
          <w:rFonts w:ascii="Times New Roman" w:hAnsi="Times New Roman" w:cs="Times New Roman"/>
          <w:sz w:val="24"/>
        </w:rPr>
        <w:t xml:space="preserve">he MagLev (magnetic levitation) trains. </w:t>
      </w:r>
    </w:p>
    <w:p w14:paraId="046E023D" w14:textId="60E01452" w:rsidR="008D614A" w:rsidRDefault="008D614A" w:rsidP="00FB5286">
      <w:pPr>
        <w:spacing w:after="0"/>
        <w:jc w:val="both"/>
        <w:rPr>
          <w:rFonts w:ascii="Times New Roman" w:hAnsi="Times New Roman" w:cs="Times New Roman"/>
          <w:sz w:val="24"/>
        </w:rPr>
      </w:pPr>
      <w:r w:rsidRPr="00F53AFC">
        <w:rPr>
          <w:rFonts w:ascii="Times New Roman" w:hAnsi="Times New Roman" w:cs="Times New Roman"/>
          <w:sz w:val="24"/>
        </w:rPr>
        <w:t>However, as exciting as the c</w:t>
      </w:r>
      <w:r w:rsidR="00F53AFC" w:rsidRPr="00F53AFC">
        <w:rPr>
          <w:rFonts w:ascii="Times New Roman" w:hAnsi="Times New Roman" w:cs="Times New Roman"/>
          <w:sz w:val="24"/>
        </w:rPr>
        <w:t>oncept sounds to a layman</w:t>
      </w:r>
      <w:r w:rsidRPr="00F53AFC">
        <w:rPr>
          <w:rFonts w:ascii="Times New Roman" w:hAnsi="Times New Roman" w:cs="Times New Roman"/>
          <w:sz w:val="24"/>
        </w:rPr>
        <w:t xml:space="preserve">; the mystery of as to what elemental properties in a material are responsible for such a behavior has still not been solved. </w:t>
      </w:r>
      <w:ins w:id="164" w:author="Dennis Choksi" w:date="2019-04-29T19:25:00Z">
        <w:r w:rsidR="006A2078">
          <w:rPr>
            <w:rFonts w:ascii="Times New Roman" w:hAnsi="Times New Roman" w:cs="Times New Roman"/>
            <w:sz w:val="24"/>
          </w:rPr>
          <w:t>In</w:t>
        </w:r>
      </w:ins>
      <w:del w:id="165" w:author="Dennis Choksi" w:date="2019-04-29T19:25:00Z">
        <w:r w:rsidRPr="00F53AFC" w:rsidDel="006A2078">
          <w:rPr>
            <w:rFonts w:ascii="Times New Roman" w:hAnsi="Times New Roman" w:cs="Times New Roman"/>
            <w:sz w:val="24"/>
          </w:rPr>
          <w:delText>Since</w:delText>
        </w:r>
      </w:del>
      <w:r w:rsidRPr="00F53AFC">
        <w:rPr>
          <w:rFonts w:ascii="Times New Roman" w:hAnsi="Times New Roman" w:cs="Times New Roman"/>
          <w:sz w:val="24"/>
        </w:rPr>
        <w:t xml:space="preserve"> 1911</w:t>
      </w:r>
      <w:ins w:id="166" w:author="Dennis Choksi" w:date="2019-04-29T17:57:00Z">
        <w:r w:rsidR="00714363">
          <w:rPr>
            <w:rFonts w:ascii="Times New Roman" w:hAnsi="Times New Roman" w:cs="Times New Roman"/>
            <w:sz w:val="24"/>
          </w:rPr>
          <w:t>,</w:t>
        </w:r>
      </w:ins>
      <w:del w:id="167" w:author="Dennis Choksi" w:date="2019-04-29T19:25:00Z">
        <w:r w:rsidRPr="00F53AFC" w:rsidDel="006A2078">
          <w:rPr>
            <w:rFonts w:ascii="Times New Roman" w:hAnsi="Times New Roman" w:cs="Times New Roman"/>
            <w:sz w:val="24"/>
          </w:rPr>
          <w:delText xml:space="preserve"> when</w:delText>
        </w:r>
      </w:del>
      <w:r w:rsidRPr="00F53AFC">
        <w:rPr>
          <w:rFonts w:ascii="Times New Roman" w:hAnsi="Times New Roman" w:cs="Times New Roman"/>
          <w:sz w:val="24"/>
        </w:rPr>
        <w:t xml:space="preserve"> Heike Kamerlingh Onnes</w:t>
      </w:r>
      <w:r w:rsidR="00F53AFC">
        <w:rPr>
          <w:rFonts w:ascii="Times New Roman" w:hAnsi="Times New Roman" w:cs="Times New Roman"/>
          <w:sz w:val="24"/>
        </w:rPr>
        <w:t xml:space="preserve"> </w:t>
      </w:r>
      <w:r w:rsidR="00F53AFC" w:rsidRPr="00F53AFC">
        <w:rPr>
          <w:rFonts w:ascii="Times New Roman" w:hAnsi="Times New Roman" w:cs="Times New Roman"/>
          <w:sz w:val="24"/>
        </w:rPr>
        <w:t>accidentally</w:t>
      </w:r>
      <w:r w:rsidRPr="00F53AFC">
        <w:rPr>
          <w:rFonts w:ascii="Times New Roman" w:hAnsi="Times New Roman" w:cs="Times New Roman"/>
          <w:sz w:val="24"/>
        </w:rPr>
        <w:t xml:space="preserve"> discovered superconductivity; </w:t>
      </w:r>
      <w:ins w:id="168" w:author="Dennis Choksi" w:date="2019-04-29T19:25:00Z">
        <w:r w:rsidR="006A2078">
          <w:rPr>
            <w:rFonts w:ascii="Times New Roman" w:hAnsi="Times New Roman" w:cs="Times New Roman"/>
            <w:sz w:val="24"/>
          </w:rPr>
          <w:t xml:space="preserve">since then </w:t>
        </w:r>
      </w:ins>
      <w:r w:rsidRPr="00F53AFC">
        <w:rPr>
          <w:rFonts w:ascii="Times New Roman" w:hAnsi="Times New Roman" w:cs="Times New Roman"/>
          <w:sz w:val="24"/>
        </w:rPr>
        <w:t>the theory behind finding out the exact demarcating properties of</w:t>
      </w:r>
      <w:r w:rsidR="00354D06" w:rsidRPr="00F53AFC">
        <w:rPr>
          <w:rFonts w:ascii="Times New Roman" w:hAnsi="Times New Roman" w:cs="Times New Roman"/>
          <w:sz w:val="24"/>
        </w:rPr>
        <w:t xml:space="preserve"> the</w:t>
      </w:r>
      <w:r w:rsidRPr="00F53AFC">
        <w:rPr>
          <w:rFonts w:ascii="Times New Roman" w:hAnsi="Times New Roman" w:cs="Times New Roman"/>
          <w:sz w:val="24"/>
        </w:rPr>
        <w:t xml:space="preserve"> material that contribute towards such an effect has remained an open problem to</w:t>
      </w:r>
      <w:r w:rsidR="00354D06" w:rsidRPr="00F53AFC">
        <w:rPr>
          <w:rFonts w:ascii="Times New Roman" w:hAnsi="Times New Roman" w:cs="Times New Roman"/>
          <w:sz w:val="24"/>
        </w:rPr>
        <w:t xml:space="preserve"> be</w:t>
      </w:r>
      <w:r w:rsidRPr="00F53AFC">
        <w:rPr>
          <w:rFonts w:ascii="Times New Roman" w:hAnsi="Times New Roman" w:cs="Times New Roman"/>
          <w:sz w:val="24"/>
        </w:rPr>
        <w:t xml:space="preserve"> solved by the </w:t>
      </w:r>
      <w:r w:rsidR="00354D06" w:rsidRPr="00F53AFC">
        <w:rPr>
          <w:rFonts w:ascii="Times New Roman" w:hAnsi="Times New Roman" w:cs="Times New Roman"/>
          <w:sz w:val="24"/>
        </w:rPr>
        <w:t>scientific community till date. Moreover, the use of such material</w:t>
      </w:r>
      <w:r w:rsidR="00F53AFC" w:rsidRPr="00F53AFC">
        <w:rPr>
          <w:rFonts w:ascii="Times New Roman" w:hAnsi="Times New Roman" w:cs="Times New Roman"/>
          <w:sz w:val="24"/>
        </w:rPr>
        <w:t>s has</w:t>
      </w:r>
      <w:r w:rsidR="00354D06" w:rsidRPr="00F53AFC">
        <w:rPr>
          <w:rFonts w:ascii="Times New Roman" w:hAnsi="Times New Roman" w:cs="Times New Roman"/>
          <w:sz w:val="24"/>
        </w:rPr>
        <w:t xml:space="preserve"> remained largely in research labs</w:t>
      </w:r>
      <w:r w:rsidR="00F53AFC" w:rsidRPr="00F53AFC">
        <w:rPr>
          <w:rFonts w:ascii="Times New Roman" w:hAnsi="Times New Roman" w:cs="Times New Roman"/>
          <w:sz w:val="24"/>
        </w:rPr>
        <w:t>,</w:t>
      </w:r>
      <w:r w:rsidR="00354D06" w:rsidRPr="00F53AFC">
        <w:rPr>
          <w:rFonts w:ascii="Times New Roman" w:hAnsi="Times New Roman" w:cs="Times New Roman"/>
          <w:sz w:val="24"/>
        </w:rPr>
        <w:t xml:space="preserve"> is due to fact th</w:t>
      </w:r>
      <w:r w:rsidR="00F53AFC" w:rsidRPr="00F53AFC">
        <w:rPr>
          <w:rFonts w:ascii="Times New Roman" w:hAnsi="Times New Roman" w:cs="Times New Roman"/>
          <w:sz w:val="24"/>
        </w:rPr>
        <w:t>at</w:t>
      </w:r>
      <w:r w:rsidR="00354D06" w:rsidRPr="00F53AFC">
        <w:rPr>
          <w:rFonts w:ascii="Times New Roman" w:hAnsi="Times New Roman" w:cs="Times New Roman"/>
          <w:sz w:val="24"/>
        </w:rPr>
        <w:t xml:space="preserve"> these materials have to be cooled down to </w:t>
      </w:r>
      <w:del w:id="169" w:author="Dennis Choksi" w:date="2019-04-29T19:26:00Z">
        <w:r w:rsidR="00F53AFC" w:rsidRPr="00F53AFC" w:rsidDel="006A2078">
          <w:rPr>
            <w:rFonts w:ascii="Times New Roman" w:hAnsi="Times New Roman" w:cs="Times New Roman"/>
            <w:sz w:val="24"/>
          </w:rPr>
          <w:delText xml:space="preserve">insanely </w:delText>
        </w:r>
      </w:del>
      <w:ins w:id="170" w:author="Dennis Choksi" w:date="2019-04-29T19:26:00Z">
        <w:r w:rsidR="006A2078">
          <w:rPr>
            <w:rFonts w:ascii="Times New Roman" w:hAnsi="Times New Roman" w:cs="Times New Roman"/>
            <w:sz w:val="24"/>
          </w:rPr>
          <w:t>unnatural</w:t>
        </w:r>
        <w:r w:rsidR="006A2078" w:rsidRPr="00F53AFC">
          <w:rPr>
            <w:rFonts w:ascii="Times New Roman" w:hAnsi="Times New Roman" w:cs="Times New Roman"/>
            <w:sz w:val="24"/>
          </w:rPr>
          <w:t xml:space="preserve"> </w:t>
        </w:r>
      </w:ins>
      <w:r w:rsidR="00F53AFC" w:rsidRPr="00F53AFC">
        <w:rPr>
          <w:rFonts w:ascii="Times New Roman" w:hAnsi="Times New Roman" w:cs="Times New Roman"/>
          <w:sz w:val="24"/>
        </w:rPr>
        <w:t>low temperatures before they begin displaying superconductivity</w:t>
      </w:r>
      <w:r w:rsidR="001E60A0">
        <w:rPr>
          <w:rFonts w:ascii="Times New Roman" w:hAnsi="Times New Roman" w:cs="Times New Roman"/>
          <w:sz w:val="24"/>
        </w:rPr>
        <w:t>; many a times to the boiling temp of Nitrogen (77K) of many known superconductors. Thus, it is of great importance to be able to correctly know this temperature beforehand as c</w:t>
      </w:r>
      <w:r w:rsidR="00B8466A">
        <w:rPr>
          <w:rFonts w:ascii="Times New Roman" w:hAnsi="Times New Roman" w:cs="Times New Roman"/>
          <w:sz w:val="24"/>
        </w:rPr>
        <w:t xml:space="preserve">losely as possible to be able to design applications or experiments with the materials. </w:t>
      </w:r>
    </w:p>
    <w:p w14:paraId="0B5891DD" w14:textId="77777777" w:rsidR="00B8466A" w:rsidRDefault="00B8466A" w:rsidP="00FB5286">
      <w:pPr>
        <w:spacing w:after="0"/>
        <w:jc w:val="both"/>
        <w:rPr>
          <w:rFonts w:ascii="Times New Roman" w:hAnsi="Times New Roman" w:cs="Times New Roman"/>
          <w:sz w:val="24"/>
        </w:rPr>
      </w:pPr>
    </w:p>
    <w:p w14:paraId="5FE08B7F" w14:textId="1686A84C" w:rsidR="00B8466A" w:rsidRPr="00BE7CDB" w:rsidRDefault="00B8466A" w:rsidP="00FB5286">
      <w:pPr>
        <w:spacing w:after="0"/>
        <w:jc w:val="both"/>
        <w:rPr>
          <w:rFonts w:ascii="Times New Roman" w:hAnsi="Times New Roman" w:cs="Times New Roman"/>
          <w:sz w:val="24"/>
        </w:rPr>
      </w:pPr>
      <w:r>
        <w:rPr>
          <w:rFonts w:ascii="Times New Roman" w:hAnsi="Times New Roman" w:cs="Times New Roman"/>
          <w:sz w:val="24"/>
        </w:rPr>
        <w:t xml:space="preserve">Our reference work accomplished an out of sample root mean – squared error of ±9.5K and we </w:t>
      </w:r>
      <w:r w:rsidR="008D6AD9">
        <w:rPr>
          <w:rFonts w:ascii="Times New Roman" w:hAnsi="Times New Roman" w:cs="Times New Roman"/>
          <w:sz w:val="24"/>
        </w:rPr>
        <w:t>aim to achieve better than this</w:t>
      </w:r>
      <w:r w:rsidR="00BE7CDB">
        <w:rPr>
          <w:rFonts w:ascii="Times New Roman" w:hAnsi="Times New Roman" w:cs="Times New Roman"/>
          <w:sz w:val="24"/>
        </w:rPr>
        <w:t xml:space="preserve"> or achieve a high R</w:t>
      </w:r>
      <w:r w:rsidR="00BE7CDB" w:rsidRPr="00BE7CDB">
        <w:rPr>
          <w:rFonts w:ascii="Times New Roman" w:hAnsi="Times New Roman" w:cs="Times New Roman"/>
          <w:sz w:val="24"/>
          <w:vertAlign w:val="superscript"/>
        </w:rPr>
        <w:t>2</w:t>
      </w:r>
      <w:r w:rsidR="00BE7CDB">
        <w:rPr>
          <w:rFonts w:ascii="Times New Roman" w:hAnsi="Times New Roman" w:cs="Times New Roman"/>
          <w:sz w:val="24"/>
          <w:vertAlign w:val="superscript"/>
        </w:rPr>
        <w:t xml:space="preserve"> </w:t>
      </w:r>
      <w:r w:rsidR="00BE7CDB">
        <w:rPr>
          <w:rFonts w:ascii="Times New Roman" w:hAnsi="Times New Roman" w:cs="Times New Roman"/>
          <w:sz w:val="24"/>
        </w:rPr>
        <w:t xml:space="preserve">value on the test set. </w:t>
      </w:r>
    </w:p>
    <w:p w14:paraId="44547A87" w14:textId="77777777" w:rsidR="008D6AD9" w:rsidRDefault="008D6AD9" w:rsidP="00FB5286">
      <w:pPr>
        <w:spacing w:after="0"/>
        <w:jc w:val="both"/>
        <w:rPr>
          <w:rFonts w:ascii="Times New Roman" w:hAnsi="Times New Roman" w:cs="Times New Roman"/>
          <w:sz w:val="24"/>
        </w:rPr>
      </w:pPr>
    </w:p>
    <w:p w14:paraId="4D498A5D" w14:textId="77777777" w:rsidR="00433B5E" w:rsidRDefault="008D6AD9" w:rsidP="00FB5286">
      <w:pPr>
        <w:spacing w:after="0"/>
        <w:jc w:val="both"/>
        <w:rPr>
          <w:rFonts w:ascii="Times New Roman" w:hAnsi="Times New Roman" w:cs="Times New Roman"/>
          <w:sz w:val="24"/>
        </w:rPr>
      </w:pPr>
      <w:r w:rsidRPr="00BA169C">
        <w:rPr>
          <w:rStyle w:val="Heading2Char"/>
          <w:rPrChange w:id="171" w:author="Dennis Choksi" w:date="2019-04-30T01:08:00Z">
            <w:rPr>
              <w:rStyle w:val="Heading1Char"/>
              <w:u w:val="single"/>
            </w:rPr>
          </w:rPrChange>
        </w:rPr>
        <w:t>The Data:</w:t>
      </w:r>
      <w:r>
        <w:rPr>
          <w:rFonts w:ascii="Times New Roman" w:hAnsi="Times New Roman" w:cs="Times New Roman"/>
          <w:sz w:val="24"/>
        </w:rPr>
        <w:t xml:space="preserve"> The original data for the materials/compounds comes from the Japan’s National Institute for Material Science (NIMS); the SuperCon data repository. This repository houses the elemental formula along with the critical temperature for superconductivity for all the known superconductors</w:t>
      </w:r>
      <w:r w:rsidR="00BE7CDB">
        <w:rPr>
          <w:rFonts w:ascii="Times New Roman" w:hAnsi="Times New Roman" w:cs="Times New Roman"/>
          <w:sz w:val="24"/>
        </w:rPr>
        <w:t xml:space="preserve">. </w:t>
      </w:r>
    </w:p>
    <w:p w14:paraId="45B23308" w14:textId="77777777" w:rsidR="006A2078" w:rsidRDefault="006A2078" w:rsidP="00FB5286">
      <w:pPr>
        <w:spacing w:after="0"/>
        <w:jc w:val="both"/>
        <w:rPr>
          <w:ins w:id="172" w:author="Dennis Choksi" w:date="2019-04-30T00:49:00Z"/>
          <w:rFonts w:ascii="Times New Roman" w:hAnsi="Times New Roman" w:cs="Times New Roman"/>
          <w:sz w:val="24"/>
        </w:rPr>
      </w:pPr>
      <w:ins w:id="173" w:author="Dennis Choksi" w:date="2019-04-29T19:28:00Z">
        <w:r>
          <w:rPr>
            <w:rFonts w:ascii="Times New Roman" w:hAnsi="Times New Roman" w:cs="Times New Roman"/>
            <w:sz w:val="24"/>
          </w:rPr>
          <w:t>Initially, e</w:t>
        </w:r>
      </w:ins>
      <w:ins w:id="174" w:author="Dennis Choksi" w:date="2019-04-29T19:27:00Z">
        <w:r>
          <w:rPr>
            <w:rFonts w:ascii="Times New Roman" w:hAnsi="Times New Roman" w:cs="Times New Roman"/>
            <w:sz w:val="24"/>
          </w:rPr>
          <w:t>ight</w:t>
        </w:r>
      </w:ins>
      <w:del w:id="175" w:author="Dennis Choksi" w:date="2019-04-29T19:27:00Z">
        <w:r w:rsidR="00433B5E" w:rsidDel="006A2078">
          <w:rPr>
            <w:rFonts w:ascii="Times New Roman" w:hAnsi="Times New Roman" w:cs="Times New Roman"/>
            <w:sz w:val="24"/>
          </w:rPr>
          <w:delText>8</w:delText>
        </w:r>
      </w:del>
      <w:r w:rsidR="00433B5E">
        <w:rPr>
          <w:rFonts w:ascii="Times New Roman" w:hAnsi="Times New Roman" w:cs="Times New Roman"/>
          <w:sz w:val="24"/>
        </w:rPr>
        <w:t xml:space="preserve"> key variables or elemental properties were shortlisted </w:t>
      </w:r>
      <w:del w:id="176" w:author="Dennis Choksi" w:date="2019-04-29T19:27:00Z">
        <w:r w:rsidR="00433B5E" w:rsidDel="006A2078">
          <w:rPr>
            <w:rFonts w:ascii="Times New Roman" w:hAnsi="Times New Roman" w:cs="Times New Roman"/>
            <w:sz w:val="24"/>
          </w:rPr>
          <w:delText xml:space="preserve">first </w:delText>
        </w:r>
      </w:del>
      <w:r w:rsidR="00433B5E">
        <w:rPr>
          <w:rFonts w:ascii="Times New Roman" w:hAnsi="Times New Roman" w:cs="Times New Roman"/>
          <w:sz w:val="24"/>
        </w:rPr>
        <w:t>from which the rest of features were extracted making use of the molecular formula of the compounds. These key properties are listed below in table 1.</w:t>
      </w:r>
    </w:p>
    <w:p w14:paraId="77F89D3E" w14:textId="77777777" w:rsidR="00FE50A3" w:rsidRDefault="00FE50A3" w:rsidP="00FB5286">
      <w:pPr>
        <w:spacing w:after="0"/>
        <w:jc w:val="both"/>
        <w:rPr>
          <w:ins w:id="177" w:author="Dennis Choksi" w:date="2019-04-30T00:49:00Z"/>
          <w:rFonts w:ascii="Times New Roman" w:hAnsi="Times New Roman" w:cs="Times New Roman"/>
          <w:sz w:val="24"/>
        </w:rPr>
      </w:pPr>
    </w:p>
    <w:p w14:paraId="20ECC8AB" w14:textId="77777777" w:rsidR="00FE50A3" w:rsidRDefault="00FE50A3" w:rsidP="00FB5286">
      <w:pPr>
        <w:spacing w:after="0"/>
        <w:jc w:val="both"/>
        <w:rPr>
          <w:ins w:id="178" w:author="Dennis Choksi" w:date="2019-04-29T19:28:00Z"/>
          <w:rFonts w:ascii="Times New Roman" w:hAnsi="Times New Roman" w:cs="Times New Roman"/>
          <w:sz w:val="24"/>
        </w:rPr>
      </w:pPr>
    </w:p>
    <w:p w14:paraId="580D758B" w14:textId="77777777" w:rsidR="006A2078" w:rsidRDefault="006A2078" w:rsidP="00FB5286">
      <w:pPr>
        <w:spacing w:after="0"/>
        <w:jc w:val="both"/>
        <w:rPr>
          <w:ins w:id="179" w:author="Dennis Choksi" w:date="2019-04-29T19:28:00Z"/>
          <w:rFonts w:ascii="Times New Roman" w:hAnsi="Times New Roman" w:cs="Times New Roman"/>
          <w:sz w:val="24"/>
        </w:rPr>
      </w:pPr>
    </w:p>
    <w:p w14:paraId="55DEE819" w14:textId="77777777" w:rsidR="006A2078" w:rsidRDefault="006A2078" w:rsidP="00FB5286">
      <w:pPr>
        <w:spacing w:after="0"/>
        <w:jc w:val="both"/>
        <w:rPr>
          <w:ins w:id="180" w:author="Dennis Choksi" w:date="2019-04-29T19:28:00Z"/>
          <w:rFonts w:ascii="Times New Roman" w:hAnsi="Times New Roman" w:cs="Times New Roman"/>
          <w:sz w:val="24"/>
        </w:rPr>
      </w:pPr>
    </w:p>
    <w:p w14:paraId="7F4F6A28" w14:textId="77777777" w:rsidR="006A2078" w:rsidRDefault="006A2078" w:rsidP="00FB5286">
      <w:pPr>
        <w:spacing w:after="0"/>
        <w:jc w:val="both"/>
        <w:rPr>
          <w:ins w:id="181" w:author="Dennis Choksi" w:date="2019-04-29T19:28:00Z"/>
          <w:rFonts w:ascii="Times New Roman" w:hAnsi="Times New Roman" w:cs="Times New Roman"/>
          <w:sz w:val="24"/>
        </w:rPr>
      </w:pPr>
    </w:p>
    <w:p w14:paraId="6FAA3AAE" w14:textId="77777777" w:rsidR="006A2078" w:rsidRDefault="006A2078" w:rsidP="00FB5286">
      <w:pPr>
        <w:spacing w:after="0"/>
        <w:jc w:val="both"/>
        <w:rPr>
          <w:ins w:id="182" w:author="Dennis Choksi" w:date="2019-04-29T19:28:00Z"/>
          <w:rFonts w:ascii="Times New Roman" w:hAnsi="Times New Roman" w:cs="Times New Roman"/>
          <w:sz w:val="24"/>
        </w:rPr>
      </w:pPr>
    </w:p>
    <w:p w14:paraId="61052E6F" w14:textId="77777777" w:rsidR="006A2078" w:rsidRDefault="006A2078" w:rsidP="00FB5286">
      <w:pPr>
        <w:spacing w:after="0"/>
        <w:jc w:val="both"/>
        <w:rPr>
          <w:ins w:id="183" w:author="Dennis Choksi" w:date="2019-04-29T19:28:00Z"/>
          <w:rFonts w:ascii="Times New Roman" w:hAnsi="Times New Roman" w:cs="Times New Roman"/>
          <w:sz w:val="24"/>
        </w:rPr>
      </w:pPr>
    </w:p>
    <w:p w14:paraId="28B3B5DC" w14:textId="77777777" w:rsidR="006A2078" w:rsidRDefault="006A2078" w:rsidP="00FB5286">
      <w:pPr>
        <w:spacing w:after="0"/>
        <w:jc w:val="both"/>
        <w:rPr>
          <w:ins w:id="184" w:author="Dennis Choksi" w:date="2019-04-30T01:02:00Z"/>
          <w:rFonts w:ascii="Times New Roman" w:hAnsi="Times New Roman" w:cs="Times New Roman"/>
          <w:sz w:val="24"/>
        </w:rPr>
      </w:pPr>
    </w:p>
    <w:p w14:paraId="2401BEC2" w14:textId="77777777" w:rsidR="00BB4D74" w:rsidRDefault="00BB4D74" w:rsidP="00FB5286">
      <w:pPr>
        <w:spacing w:after="0"/>
        <w:jc w:val="both"/>
        <w:rPr>
          <w:ins w:id="185" w:author="Dennis Choksi" w:date="2019-04-29T19:28:00Z"/>
          <w:rFonts w:ascii="Times New Roman" w:hAnsi="Times New Roman" w:cs="Times New Roman"/>
          <w:sz w:val="24"/>
        </w:rPr>
      </w:pPr>
    </w:p>
    <w:p w14:paraId="3CC0B15E" w14:textId="1ED33C0E" w:rsidR="00CF06C9" w:rsidRDefault="00433B5E" w:rsidP="00FB5286">
      <w:pPr>
        <w:spacing w:after="0"/>
        <w:jc w:val="both"/>
        <w:rPr>
          <w:rFonts w:ascii="Times New Roman" w:hAnsi="Times New Roman" w:cs="Times New Roman"/>
          <w:sz w:val="24"/>
        </w:rPr>
      </w:pPr>
      <w:r>
        <w:rPr>
          <w:rFonts w:ascii="Times New Roman" w:hAnsi="Times New Roman" w:cs="Times New Roman"/>
          <w:sz w:val="24"/>
        </w:rPr>
        <w:t xml:space="preserve"> </w:t>
      </w:r>
    </w:p>
    <w:p w14:paraId="47614754" w14:textId="77777777" w:rsidR="00CF06C9" w:rsidRDefault="00CF06C9" w:rsidP="00FB5286">
      <w:pPr>
        <w:spacing w:after="0"/>
        <w:jc w:val="both"/>
        <w:rPr>
          <w:rFonts w:ascii="Times New Roman" w:hAnsi="Times New Roman" w:cs="Times New Roman"/>
          <w:sz w:val="24"/>
        </w:rPr>
      </w:pPr>
    </w:p>
    <w:tbl>
      <w:tblPr>
        <w:tblStyle w:val="GridTable1Light-Accent1"/>
        <w:tblW w:w="0" w:type="auto"/>
        <w:tblLook w:val="04A0" w:firstRow="1" w:lastRow="0" w:firstColumn="1" w:lastColumn="0" w:noHBand="0" w:noVBand="1"/>
      </w:tblPr>
      <w:tblGrid>
        <w:gridCol w:w="1714"/>
        <w:gridCol w:w="2754"/>
        <w:gridCol w:w="4882"/>
      </w:tblGrid>
      <w:tr w:rsidR="00036167" w:rsidRPr="00036167" w14:paraId="6F17DD0A" w14:textId="77777777" w:rsidTr="0003616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9FA35BB" w14:textId="77777777" w:rsidR="00036167" w:rsidRPr="00036167" w:rsidRDefault="00036167" w:rsidP="00036167">
            <w:pPr>
              <w:jc w:val="both"/>
              <w:rPr>
                <w:rFonts w:ascii="Times New Roman" w:hAnsi="Times New Roman" w:cs="Times New Roman"/>
                <w:sz w:val="24"/>
              </w:rPr>
            </w:pPr>
            <w:r w:rsidRPr="00036167">
              <w:rPr>
                <w:rFonts w:ascii="Times New Roman" w:hAnsi="Times New Roman" w:cs="Times New Roman"/>
                <w:sz w:val="24"/>
              </w:rPr>
              <w:lastRenderedPageBreak/>
              <w:t>Variable</w:t>
            </w:r>
          </w:p>
        </w:tc>
        <w:tc>
          <w:tcPr>
            <w:tcW w:w="3580" w:type="dxa"/>
            <w:noWrap/>
            <w:hideMark/>
          </w:tcPr>
          <w:p w14:paraId="0EEC4D6F" w14:textId="77777777" w:rsidR="00036167" w:rsidRPr="00036167" w:rsidRDefault="00036167" w:rsidP="000361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036167">
              <w:rPr>
                <w:rFonts w:ascii="Times New Roman" w:hAnsi="Times New Roman" w:cs="Times New Roman"/>
                <w:sz w:val="24"/>
              </w:rPr>
              <w:t>Units</w:t>
            </w:r>
          </w:p>
        </w:tc>
        <w:tc>
          <w:tcPr>
            <w:tcW w:w="6400" w:type="dxa"/>
            <w:noWrap/>
            <w:hideMark/>
          </w:tcPr>
          <w:p w14:paraId="1A63509A" w14:textId="77777777" w:rsidR="00036167" w:rsidRPr="00036167" w:rsidRDefault="00036167" w:rsidP="000361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036167">
              <w:rPr>
                <w:rFonts w:ascii="Times New Roman" w:hAnsi="Times New Roman" w:cs="Times New Roman"/>
                <w:sz w:val="24"/>
              </w:rPr>
              <w:t>Description</w:t>
            </w:r>
          </w:p>
        </w:tc>
      </w:tr>
      <w:tr w:rsidR="00036167" w:rsidRPr="00036167" w14:paraId="0D5D2FE7" w14:textId="77777777" w:rsidTr="00036167">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187B236" w14:textId="77777777" w:rsidR="00036167" w:rsidRPr="00036167" w:rsidRDefault="00036167" w:rsidP="00036167">
            <w:pPr>
              <w:jc w:val="both"/>
              <w:rPr>
                <w:rFonts w:ascii="Times New Roman" w:hAnsi="Times New Roman" w:cs="Times New Roman"/>
                <w:sz w:val="24"/>
              </w:rPr>
            </w:pPr>
            <w:r w:rsidRPr="00036167">
              <w:rPr>
                <w:rFonts w:ascii="Times New Roman" w:hAnsi="Times New Roman" w:cs="Times New Roman"/>
                <w:sz w:val="24"/>
              </w:rPr>
              <w:t>Atomic Mass</w:t>
            </w:r>
          </w:p>
        </w:tc>
        <w:tc>
          <w:tcPr>
            <w:tcW w:w="3580" w:type="dxa"/>
            <w:noWrap/>
            <w:hideMark/>
          </w:tcPr>
          <w:p w14:paraId="4DCC728B" w14:textId="77777777" w:rsidR="00036167" w:rsidRPr="00036167" w:rsidRDefault="00036167" w:rsidP="000361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36167">
              <w:rPr>
                <w:rFonts w:ascii="Times New Roman" w:hAnsi="Times New Roman" w:cs="Times New Roman"/>
                <w:sz w:val="24"/>
              </w:rPr>
              <w:t>atomic mass units (AMU)</w:t>
            </w:r>
          </w:p>
        </w:tc>
        <w:tc>
          <w:tcPr>
            <w:tcW w:w="6400" w:type="dxa"/>
            <w:noWrap/>
            <w:hideMark/>
          </w:tcPr>
          <w:p w14:paraId="37532FCA" w14:textId="77777777" w:rsidR="00036167" w:rsidRPr="00036167" w:rsidRDefault="00036167" w:rsidP="000361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36167">
              <w:rPr>
                <w:rFonts w:ascii="Times New Roman" w:hAnsi="Times New Roman" w:cs="Times New Roman"/>
                <w:sz w:val="24"/>
              </w:rPr>
              <w:t>Total proton and neutron rest masses</w:t>
            </w:r>
          </w:p>
        </w:tc>
      </w:tr>
      <w:tr w:rsidR="00036167" w:rsidRPr="00036167" w14:paraId="76C529CB" w14:textId="77777777" w:rsidTr="00036167">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4B036A63" w14:textId="77777777" w:rsidR="00036167" w:rsidRPr="00036167" w:rsidRDefault="00036167" w:rsidP="00036167">
            <w:pPr>
              <w:jc w:val="both"/>
              <w:rPr>
                <w:rFonts w:ascii="Times New Roman" w:hAnsi="Times New Roman" w:cs="Times New Roman"/>
                <w:sz w:val="24"/>
              </w:rPr>
            </w:pPr>
            <w:r w:rsidRPr="00036167">
              <w:rPr>
                <w:rFonts w:ascii="Times New Roman" w:hAnsi="Times New Roman" w:cs="Times New Roman"/>
                <w:sz w:val="24"/>
              </w:rPr>
              <w:t>First Ionization Energy</w:t>
            </w:r>
          </w:p>
        </w:tc>
        <w:tc>
          <w:tcPr>
            <w:tcW w:w="3580" w:type="dxa"/>
            <w:noWrap/>
            <w:hideMark/>
          </w:tcPr>
          <w:p w14:paraId="5D153E04" w14:textId="77777777" w:rsidR="00036167" w:rsidRPr="00036167" w:rsidRDefault="00036167" w:rsidP="000361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36167">
              <w:rPr>
                <w:rFonts w:ascii="Times New Roman" w:hAnsi="Times New Roman" w:cs="Times New Roman"/>
                <w:sz w:val="24"/>
              </w:rPr>
              <w:t>kilo-joules per mole (kJ/mol)</w:t>
            </w:r>
          </w:p>
        </w:tc>
        <w:tc>
          <w:tcPr>
            <w:tcW w:w="6400" w:type="dxa"/>
            <w:noWrap/>
            <w:hideMark/>
          </w:tcPr>
          <w:p w14:paraId="12F9086E" w14:textId="77777777" w:rsidR="00036167" w:rsidRPr="00036167" w:rsidRDefault="00036167" w:rsidP="000361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36167">
              <w:rPr>
                <w:rFonts w:ascii="Times New Roman" w:hAnsi="Times New Roman" w:cs="Times New Roman"/>
                <w:sz w:val="24"/>
              </w:rPr>
              <w:t>Energy required to remove a valence electron</w:t>
            </w:r>
          </w:p>
        </w:tc>
      </w:tr>
      <w:tr w:rsidR="00036167" w:rsidRPr="00036167" w14:paraId="4FDF086E" w14:textId="77777777" w:rsidTr="00036167">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4E135AE" w14:textId="77777777" w:rsidR="00036167" w:rsidRPr="00036167" w:rsidRDefault="00036167" w:rsidP="00036167">
            <w:pPr>
              <w:jc w:val="both"/>
              <w:rPr>
                <w:rFonts w:ascii="Times New Roman" w:hAnsi="Times New Roman" w:cs="Times New Roman"/>
                <w:sz w:val="24"/>
              </w:rPr>
            </w:pPr>
            <w:r w:rsidRPr="00036167">
              <w:rPr>
                <w:rFonts w:ascii="Times New Roman" w:hAnsi="Times New Roman" w:cs="Times New Roman"/>
                <w:sz w:val="24"/>
              </w:rPr>
              <w:t>Atomic Radius</w:t>
            </w:r>
          </w:p>
        </w:tc>
        <w:tc>
          <w:tcPr>
            <w:tcW w:w="3580" w:type="dxa"/>
            <w:noWrap/>
            <w:hideMark/>
          </w:tcPr>
          <w:p w14:paraId="4ED4FB19" w14:textId="77777777" w:rsidR="00036167" w:rsidRPr="00036167" w:rsidRDefault="00036167" w:rsidP="000361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36167">
              <w:rPr>
                <w:rFonts w:ascii="Times New Roman" w:hAnsi="Times New Roman" w:cs="Times New Roman"/>
                <w:sz w:val="24"/>
              </w:rPr>
              <w:t>picometer (pm)</w:t>
            </w:r>
          </w:p>
        </w:tc>
        <w:tc>
          <w:tcPr>
            <w:tcW w:w="6400" w:type="dxa"/>
            <w:noWrap/>
            <w:hideMark/>
          </w:tcPr>
          <w:p w14:paraId="5BB1D256" w14:textId="77777777" w:rsidR="00036167" w:rsidRPr="00036167" w:rsidRDefault="00036167" w:rsidP="000361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36167">
              <w:rPr>
                <w:rFonts w:ascii="Times New Roman" w:hAnsi="Times New Roman" w:cs="Times New Roman"/>
                <w:sz w:val="24"/>
              </w:rPr>
              <w:t>calculated atomic radius</w:t>
            </w:r>
          </w:p>
        </w:tc>
      </w:tr>
      <w:tr w:rsidR="00036167" w:rsidRPr="00036167" w14:paraId="6DB1AE7B" w14:textId="77777777" w:rsidTr="00036167">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3A533FF9" w14:textId="77777777" w:rsidR="00036167" w:rsidRPr="00036167" w:rsidRDefault="00036167" w:rsidP="00036167">
            <w:pPr>
              <w:jc w:val="both"/>
              <w:rPr>
                <w:rFonts w:ascii="Times New Roman" w:hAnsi="Times New Roman" w:cs="Times New Roman"/>
                <w:sz w:val="24"/>
              </w:rPr>
            </w:pPr>
            <w:r w:rsidRPr="00036167">
              <w:rPr>
                <w:rFonts w:ascii="Times New Roman" w:hAnsi="Times New Roman" w:cs="Times New Roman"/>
                <w:sz w:val="24"/>
              </w:rPr>
              <w:t>Density</w:t>
            </w:r>
          </w:p>
        </w:tc>
        <w:tc>
          <w:tcPr>
            <w:tcW w:w="3580" w:type="dxa"/>
            <w:noWrap/>
            <w:hideMark/>
          </w:tcPr>
          <w:p w14:paraId="26CA0F65" w14:textId="77777777" w:rsidR="00036167" w:rsidRPr="00036167" w:rsidRDefault="00036167" w:rsidP="000361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36167">
              <w:rPr>
                <w:rFonts w:ascii="Times New Roman" w:hAnsi="Times New Roman" w:cs="Times New Roman"/>
                <w:sz w:val="24"/>
              </w:rPr>
              <w:t>kilograms per meter cubed (kg/m^3)</w:t>
            </w:r>
          </w:p>
        </w:tc>
        <w:tc>
          <w:tcPr>
            <w:tcW w:w="6400" w:type="dxa"/>
            <w:noWrap/>
            <w:hideMark/>
          </w:tcPr>
          <w:p w14:paraId="30BD6AA9" w14:textId="77777777" w:rsidR="00036167" w:rsidRPr="00036167" w:rsidRDefault="00036167" w:rsidP="000361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36167">
              <w:rPr>
                <w:rFonts w:ascii="Times New Roman" w:hAnsi="Times New Roman" w:cs="Times New Roman"/>
                <w:sz w:val="24"/>
              </w:rPr>
              <w:t>Density at standard temperature and pressure</w:t>
            </w:r>
          </w:p>
        </w:tc>
      </w:tr>
      <w:tr w:rsidR="00036167" w:rsidRPr="00036167" w14:paraId="0F1D18FF" w14:textId="77777777" w:rsidTr="00036167">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547FA3C3" w14:textId="77777777" w:rsidR="00036167" w:rsidRPr="00036167" w:rsidRDefault="00036167" w:rsidP="00036167">
            <w:pPr>
              <w:jc w:val="both"/>
              <w:rPr>
                <w:rFonts w:ascii="Times New Roman" w:hAnsi="Times New Roman" w:cs="Times New Roman"/>
                <w:sz w:val="24"/>
              </w:rPr>
            </w:pPr>
            <w:r w:rsidRPr="00036167">
              <w:rPr>
                <w:rFonts w:ascii="Times New Roman" w:hAnsi="Times New Roman" w:cs="Times New Roman"/>
                <w:sz w:val="24"/>
              </w:rPr>
              <w:t>Electron Affinity</w:t>
            </w:r>
          </w:p>
        </w:tc>
        <w:tc>
          <w:tcPr>
            <w:tcW w:w="3580" w:type="dxa"/>
            <w:noWrap/>
            <w:hideMark/>
          </w:tcPr>
          <w:p w14:paraId="3FBA4C14" w14:textId="77777777" w:rsidR="00036167" w:rsidRPr="00036167" w:rsidRDefault="00036167" w:rsidP="000361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36167">
              <w:rPr>
                <w:rFonts w:ascii="Times New Roman" w:hAnsi="Times New Roman" w:cs="Times New Roman"/>
                <w:sz w:val="24"/>
              </w:rPr>
              <w:t>kilo-joules per mole (kJ/mol)</w:t>
            </w:r>
          </w:p>
        </w:tc>
        <w:tc>
          <w:tcPr>
            <w:tcW w:w="6400" w:type="dxa"/>
            <w:noWrap/>
            <w:hideMark/>
          </w:tcPr>
          <w:p w14:paraId="690565BE" w14:textId="77777777" w:rsidR="00036167" w:rsidRPr="00036167" w:rsidRDefault="00036167" w:rsidP="000361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36167">
              <w:rPr>
                <w:rFonts w:ascii="Times New Roman" w:hAnsi="Times New Roman" w:cs="Times New Roman"/>
                <w:sz w:val="24"/>
              </w:rPr>
              <w:t>Energy required to add an electron to a neutral atom</w:t>
            </w:r>
          </w:p>
        </w:tc>
      </w:tr>
      <w:tr w:rsidR="00036167" w:rsidRPr="00036167" w14:paraId="12DF9F2F" w14:textId="77777777" w:rsidTr="00036167">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6A54A27C" w14:textId="77777777" w:rsidR="00036167" w:rsidRPr="00036167" w:rsidRDefault="00036167" w:rsidP="00036167">
            <w:pPr>
              <w:jc w:val="both"/>
              <w:rPr>
                <w:rFonts w:ascii="Times New Roman" w:hAnsi="Times New Roman" w:cs="Times New Roman"/>
                <w:sz w:val="24"/>
              </w:rPr>
            </w:pPr>
            <w:r w:rsidRPr="00036167">
              <w:rPr>
                <w:rFonts w:ascii="Times New Roman" w:hAnsi="Times New Roman" w:cs="Times New Roman"/>
                <w:sz w:val="24"/>
              </w:rPr>
              <w:t>Fusion Heat</w:t>
            </w:r>
          </w:p>
        </w:tc>
        <w:tc>
          <w:tcPr>
            <w:tcW w:w="3580" w:type="dxa"/>
            <w:noWrap/>
            <w:hideMark/>
          </w:tcPr>
          <w:p w14:paraId="4BEA638F" w14:textId="77777777" w:rsidR="00036167" w:rsidRPr="00036167" w:rsidRDefault="00036167" w:rsidP="000361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36167">
              <w:rPr>
                <w:rFonts w:ascii="Times New Roman" w:hAnsi="Times New Roman" w:cs="Times New Roman"/>
                <w:sz w:val="24"/>
              </w:rPr>
              <w:t>kilo-joules per mole (kJ/mol)</w:t>
            </w:r>
          </w:p>
        </w:tc>
        <w:tc>
          <w:tcPr>
            <w:tcW w:w="6400" w:type="dxa"/>
            <w:noWrap/>
            <w:hideMark/>
          </w:tcPr>
          <w:p w14:paraId="79FA5018" w14:textId="77777777" w:rsidR="00036167" w:rsidRPr="00036167" w:rsidRDefault="00036167" w:rsidP="000361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36167">
              <w:rPr>
                <w:rFonts w:ascii="Times New Roman" w:hAnsi="Times New Roman" w:cs="Times New Roman"/>
                <w:sz w:val="24"/>
              </w:rPr>
              <w:t>Energy to change from solid to liquid without temperature change</w:t>
            </w:r>
          </w:p>
        </w:tc>
      </w:tr>
      <w:tr w:rsidR="00036167" w:rsidRPr="00036167" w14:paraId="5F031DAD" w14:textId="77777777" w:rsidTr="00036167">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7EA884C" w14:textId="77777777" w:rsidR="00036167" w:rsidRPr="00036167" w:rsidRDefault="00036167" w:rsidP="00036167">
            <w:pPr>
              <w:jc w:val="both"/>
              <w:rPr>
                <w:rFonts w:ascii="Times New Roman" w:hAnsi="Times New Roman" w:cs="Times New Roman"/>
                <w:sz w:val="24"/>
              </w:rPr>
            </w:pPr>
            <w:r w:rsidRPr="00036167">
              <w:rPr>
                <w:rFonts w:ascii="Times New Roman" w:hAnsi="Times New Roman" w:cs="Times New Roman"/>
                <w:sz w:val="24"/>
              </w:rPr>
              <w:t>Thermal Conductivity</w:t>
            </w:r>
          </w:p>
        </w:tc>
        <w:tc>
          <w:tcPr>
            <w:tcW w:w="3580" w:type="dxa"/>
            <w:noWrap/>
            <w:hideMark/>
          </w:tcPr>
          <w:p w14:paraId="6B7B8441" w14:textId="77777777" w:rsidR="00036167" w:rsidRPr="00036167" w:rsidRDefault="00036167" w:rsidP="000361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36167">
              <w:rPr>
                <w:rFonts w:ascii="Times New Roman" w:hAnsi="Times New Roman" w:cs="Times New Roman"/>
                <w:sz w:val="24"/>
              </w:rPr>
              <w:t>watts per meter Kelvin (W/m</w:t>
            </w:r>
            <w:del w:id="186" w:author="Dennis Choksi" w:date="2019-04-30T00:45:00Z">
              <w:r w:rsidRPr="00036167" w:rsidDel="008547DA">
                <w:rPr>
                  <w:rFonts w:ascii="Times New Roman" w:hAnsi="Times New Roman" w:cs="Times New Roman"/>
                  <w:sz w:val="24"/>
                </w:rPr>
                <w:delText>.</w:delText>
              </w:r>
            </w:del>
            <w:r w:rsidRPr="00036167">
              <w:rPr>
                <w:rFonts w:ascii="Times New Roman" w:hAnsi="Times New Roman" w:cs="Times New Roman"/>
                <w:sz w:val="24"/>
              </w:rPr>
              <w:t>K)</w:t>
            </w:r>
          </w:p>
        </w:tc>
        <w:tc>
          <w:tcPr>
            <w:tcW w:w="6400" w:type="dxa"/>
            <w:noWrap/>
            <w:hideMark/>
          </w:tcPr>
          <w:p w14:paraId="7C8D97BD" w14:textId="77777777" w:rsidR="00036167" w:rsidRPr="00036167" w:rsidRDefault="00036167" w:rsidP="000361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36167">
              <w:rPr>
                <w:rFonts w:ascii="Times New Roman" w:hAnsi="Times New Roman" w:cs="Times New Roman"/>
                <w:sz w:val="24"/>
              </w:rPr>
              <w:t>Thermal conductivity coefficient K</w:t>
            </w:r>
          </w:p>
        </w:tc>
      </w:tr>
      <w:tr w:rsidR="00036167" w:rsidRPr="00036167" w14:paraId="471743A0" w14:textId="77777777" w:rsidTr="00036167">
        <w:trPr>
          <w:trHeight w:val="315"/>
        </w:trPr>
        <w:tc>
          <w:tcPr>
            <w:cnfStyle w:val="001000000000" w:firstRow="0" w:lastRow="0" w:firstColumn="1" w:lastColumn="0" w:oddVBand="0" w:evenVBand="0" w:oddHBand="0" w:evenHBand="0" w:firstRowFirstColumn="0" w:firstRowLastColumn="0" w:lastRowFirstColumn="0" w:lastRowLastColumn="0"/>
            <w:tcW w:w="2200" w:type="dxa"/>
            <w:noWrap/>
            <w:hideMark/>
          </w:tcPr>
          <w:p w14:paraId="159664F8" w14:textId="77777777" w:rsidR="00036167" w:rsidRPr="00036167" w:rsidRDefault="00036167" w:rsidP="00036167">
            <w:pPr>
              <w:jc w:val="both"/>
              <w:rPr>
                <w:rFonts w:ascii="Times New Roman" w:hAnsi="Times New Roman" w:cs="Times New Roman"/>
                <w:sz w:val="24"/>
              </w:rPr>
            </w:pPr>
            <w:r w:rsidRPr="00036167">
              <w:rPr>
                <w:rFonts w:ascii="Times New Roman" w:hAnsi="Times New Roman" w:cs="Times New Roman"/>
                <w:sz w:val="24"/>
              </w:rPr>
              <w:t>Valence</w:t>
            </w:r>
          </w:p>
        </w:tc>
        <w:tc>
          <w:tcPr>
            <w:tcW w:w="3580" w:type="dxa"/>
            <w:noWrap/>
            <w:hideMark/>
          </w:tcPr>
          <w:p w14:paraId="45AC3FE1" w14:textId="77777777" w:rsidR="00036167" w:rsidRPr="00036167" w:rsidRDefault="00036167" w:rsidP="000361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36167">
              <w:rPr>
                <w:rFonts w:ascii="Times New Roman" w:hAnsi="Times New Roman" w:cs="Times New Roman"/>
                <w:sz w:val="24"/>
              </w:rPr>
              <w:t>no units</w:t>
            </w:r>
          </w:p>
        </w:tc>
        <w:tc>
          <w:tcPr>
            <w:tcW w:w="6400" w:type="dxa"/>
            <w:noWrap/>
            <w:hideMark/>
          </w:tcPr>
          <w:p w14:paraId="7C1B8702" w14:textId="77777777" w:rsidR="00036167" w:rsidRPr="00036167" w:rsidRDefault="00036167" w:rsidP="00BE7CDB">
            <w:pPr>
              <w:keepN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36167">
              <w:rPr>
                <w:rFonts w:ascii="Times New Roman" w:hAnsi="Times New Roman" w:cs="Times New Roman"/>
                <w:sz w:val="24"/>
              </w:rPr>
              <w:t>typical number of chemical bonds formed by the element</w:t>
            </w:r>
          </w:p>
        </w:tc>
      </w:tr>
    </w:tbl>
    <w:p w14:paraId="628A1A2E" w14:textId="16A4AE97" w:rsidR="00CF06C9" w:rsidRPr="00F53AFC" w:rsidRDefault="00BE7CDB">
      <w:pPr>
        <w:pStyle w:val="Caption"/>
        <w:jc w:val="center"/>
        <w:rPr>
          <w:rFonts w:ascii="Times New Roman" w:hAnsi="Times New Roman" w:cs="Times New Roman"/>
          <w:sz w:val="24"/>
        </w:rPr>
        <w:pPrChange w:id="187" w:author="Dennis Choksi" w:date="2019-04-29T19:28:00Z">
          <w:pPr>
            <w:pStyle w:val="Caption"/>
          </w:pPr>
        </w:pPrChange>
      </w:pPr>
      <w:r>
        <w:t xml:space="preserve">Table </w:t>
      </w:r>
      <w:fldSimple w:instr=" SEQ Table \* ARABIC ">
        <w:r w:rsidR="00C57F04">
          <w:rPr>
            <w:noProof/>
          </w:rPr>
          <w:t>1</w:t>
        </w:r>
      </w:fldSimple>
      <w:r>
        <w:t>. Key Variables</w:t>
      </w:r>
    </w:p>
    <w:p w14:paraId="671B345F" w14:textId="77777777" w:rsidR="00F53AFC" w:rsidRDefault="00F53AFC" w:rsidP="00FB5286">
      <w:pPr>
        <w:spacing w:after="0"/>
        <w:jc w:val="both"/>
        <w:rPr>
          <w:ins w:id="188" w:author="Windows User" w:date="2019-04-30T12:19:00Z"/>
          <w:rFonts w:ascii="Times New Roman" w:hAnsi="Times New Roman" w:cs="Times New Roman"/>
          <w:sz w:val="24"/>
        </w:rPr>
      </w:pPr>
    </w:p>
    <w:p w14:paraId="5807CDBF" w14:textId="77777777" w:rsidR="003D4845" w:rsidRDefault="003D4845" w:rsidP="00FB5286">
      <w:pPr>
        <w:spacing w:after="0"/>
        <w:jc w:val="both"/>
        <w:rPr>
          <w:ins w:id="189" w:author="Windows User" w:date="2019-04-30T12:19:00Z"/>
          <w:rFonts w:ascii="Times New Roman" w:hAnsi="Times New Roman" w:cs="Times New Roman"/>
          <w:sz w:val="24"/>
        </w:rPr>
      </w:pPr>
    </w:p>
    <w:p w14:paraId="3E6CFEBE" w14:textId="77777777" w:rsidR="003D4845" w:rsidRDefault="003D4845" w:rsidP="00FB5286">
      <w:pPr>
        <w:spacing w:after="0"/>
        <w:jc w:val="both"/>
        <w:rPr>
          <w:ins w:id="190" w:author="Windows User" w:date="2019-04-30T12:19:00Z"/>
          <w:rFonts w:ascii="Times New Roman" w:hAnsi="Times New Roman" w:cs="Times New Roman"/>
          <w:sz w:val="24"/>
        </w:rPr>
      </w:pPr>
    </w:p>
    <w:p w14:paraId="7675829B" w14:textId="77777777" w:rsidR="003D4845" w:rsidRPr="00F53AFC" w:rsidRDefault="003D4845" w:rsidP="00FB5286">
      <w:pPr>
        <w:spacing w:after="0"/>
        <w:jc w:val="both"/>
        <w:rPr>
          <w:rFonts w:ascii="Times New Roman" w:hAnsi="Times New Roman" w:cs="Times New Roman"/>
          <w:sz w:val="24"/>
        </w:rPr>
      </w:pPr>
    </w:p>
    <w:p w14:paraId="19B4FC4D" w14:textId="7CF32831" w:rsidR="00F53AFC" w:rsidRDefault="00433B5E" w:rsidP="00FB5286">
      <w:pPr>
        <w:spacing w:after="0"/>
        <w:jc w:val="both"/>
        <w:rPr>
          <w:rFonts w:ascii="Times New Roman" w:hAnsi="Times New Roman" w:cs="Times New Roman"/>
          <w:sz w:val="24"/>
        </w:rPr>
      </w:pPr>
      <w:r>
        <w:rPr>
          <w:rFonts w:ascii="Times New Roman" w:hAnsi="Times New Roman" w:cs="Times New Roman"/>
          <w:sz w:val="24"/>
        </w:rPr>
        <w:t xml:space="preserve">The formulas for extracting </w:t>
      </w:r>
      <w:del w:id="191" w:author="Dennis Choksi" w:date="2019-04-30T00:46:00Z">
        <w:r w:rsidDel="008547DA">
          <w:rPr>
            <w:rFonts w:ascii="Times New Roman" w:hAnsi="Times New Roman" w:cs="Times New Roman"/>
            <w:sz w:val="24"/>
          </w:rPr>
          <w:delText xml:space="preserve">the </w:delText>
        </w:r>
      </w:del>
      <w:r>
        <w:rPr>
          <w:rFonts w:ascii="Times New Roman" w:hAnsi="Times New Roman" w:cs="Times New Roman"/>
          <w:sz w:val="24"/>
        </w:rPr>
        <w:t xml:space="preserve">other features are listed in table 2. This method of feature extraction from raw data </w:t>
      </w:r>
      <w:ins w:id="192" w:author="Dennis Choksi" w:date="2019-04-30T00:46:00Z">
        <w:r w:rsidR="001A10D9">
          <w:rPr>
            <w:rFonts w:ascii="Times New Roman" w:hAnsi="Times New Roman" w:cs="Times New Roman"/>
            <w:sz w:val="24"/>
          </w:rPr>
          <w:t>not only</w:t>
        </w:r>
      </w:ins>
      <w:del w:id="193" w:author="Dennis Choksi" w:date="2019-04-30T00:46:00Z">
        <w:r w:rsidDel="001A10D9">
          <w:rPr>
            <w:rFonts w:ascii="Times New Roman" w:hAnsi="Times New Roman" w:cs="Times New Roman"/>
            <w:sz w:val="24"/>
          </w:rPr>
          <w:delText>does</w:delText>
        </w:r>
      </w:del>
      <w:r>
        <w:rPr>
          <w:rFonts w:ascii="Times New Roman" w:hAnsi="Times New Roman" w:cs="Times New Roman"/>
          <w:sz w:val="24"/>
        </w:rPr>
        <w:t xml:space="preserve"> help</w:t>
      </w:r>
      <w:ins w:id="194" w:author="Dennis Choksi" w:date="2019-04-30T00:46:00Z">
        <w:r w:rsidR="001A10D9">
          <w:rPr>
            <w:rFonts w:ascii="Times New Roman" w:hAnsi="Times New Roman" w:cs="Times New Roman"/>
            <w:sz w:val="24"/>
          </w:rPr>
          <w:t>s</w:t>
        </w:r>
      </w:ins>
      <w:r>
        <w:rPr>
          <w:rFonts w:ascii="Times New Roman" w:hAnsi="Times New Roman" w:cs="Times New Roman"/>
          <w:sz w:val="24"/>
        </w:rPr>
        <w:t xml:space="preserve"> in understanding the possible behavior of</w:t>
      </w:r>
      <w:r w:rsidR="009C2221">
        <w:rPr>
          <w:rFonts w:ascii="Times New Roman" w:hAnsi="Times New Roman" w:cs="Times New Roman"/>
          <w:sz w:val="24"/>
        </w:rPr>
        <w:t xml:space="preserve"> the response variable on the elemental properties</w:t>
      </w:r>
      <w:ins w:id="195" w:author="Dennis Choksi" w:date="2019-04-30T00:46:00Z">
        <w:r w:rsidR="001A10D9">
          <w:rPr>
            <w:rFonts w:ascii="Times New Roman" w:hAnsi="Times New Roman" w:cs="Times New Roman"/>
            <w:sz w:val="24"/>
          </w:rPr>
          <w:t>,</w:t>
        </w:r>
      </w:ins>
      <w:r w:rsidR="009C2221">
        <w:rPr>
          <w:rFonts w:ascii="Times New Roman" w:hAnsi="Times New Roman" w:cs="Times New Roman"/>
          <w:sz w:val="24"/>
        </w:rPr>
        <w:t xml:space="preserve"> but also introduces plausible unnecessary correlations among the predictors as they are all derived from some common formula.</w:t>
      </w:r>
    </w:p>
    <w:p w14:paraId="49D836B3" w14:textId="06B75968" w:rsidR="009C2221" w:rsidRDefault="009C2221" w:rsidP="00FB5286">
      <w:pPr>
        <w:spacing w:after="0"/>
        <w:jc w:val="both"/>
        <w:rPr>
          <w:rFonts w:ascii="Times New Roman" w:hAnsi="Times New Roman" w:cs="Times New Roman"/>
          <w:sz w:val="24"/>
        </w:rPr>
      </w:pPr>
    </w:p>
    <w:p w14:paraId="2ED26B08" w14:textId="01CEF98C" w:rsidR="003D4845" w:rsidRDefault="003D4845" w:rsidP="00FB5286">
      <w:pPr>
        <w:spacing w:after="0"/>
        <w:jc w:val="both"/>
        <w:rPr>
          <w:ins w:id="196" w:author="Windows User" w:date="2019-04-30T12:14:00Z"/>
          <w:noProof/>
        </w:rPr>
      </w:pPr>
      <w:moveToRangeStart w:id="197" w:author="Windows User" w:date="2019-04-30T12:14:00Z" w:name="move7518893"/>
      <w:moveTo w:id="198" w:author="Windows User" w:date="2019-04-30T12:14:00Z">
        <w:del w:id="199" w:author="Windows User" w:date="2019-04-30T12:13:00Z">
          <w:r w:rsidDel="003D4845">
            <w:rPr>
              <w:noProof/>
            </w:rPr>
            <w:drawing>
              <wp:inline distT="0" distB="0" distL="0" distR="0" wp14:anchorId="1FC713E7" wp14:editId="335348BB">
                <wp:extent cx="5743015" cy="21431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5461" cy="2147770"/>
                        </a:xfrm>
                        <a:prstGeom prst="rect">
                          <a:avLst/>
                        </a:prstGeom>
                      </pic:spPr>
                    </pic:pic>
                  </a:graphicData>
                </a:graphic>
              </wp:inline>
            </w:drawing>
          </w:r>
        </w:del>
      </w:moveTo>
      <w:moveToRangeEnd w:id="197"/>
      <w:ins w:id="200" w:author="Windows User" w:date="2019-04-30T12:14:00Z">
        <w:r>
          <w:rPr>
            <w:noProof/>
          </w:rPr>
          <w:t xml:space="preserve">      </w:t>
        </w:r>
      </w:ins>
    </w:p>
    <w:p w14:paraId="42ED9F3B" w14:textId="151242EF" w:rsidR="009C2221" w:rsidRPr="00F53AFC" w:rsidRDefault="003D4845" w:rsidP="00FB5286">
      <w:pPr>
        <w:spacing w:after="0"/>
        <w:jc w:val="both"/>
        <w:rPr>
          <w:rFonts w:ascii="Times New Roman" w:hAnsi="Times New Roman" w:cs="Times New Roman"/>
          <w:sz w:val="24"/>
        </w:rPr>
      </w:pPr>
      <w:ins w:id="201" w:author="Windows User" w:date="2019-04-30T12:18:00Z">
        <w:r w:rsidRPr="003D4845">
          <w:rPr>
            <w:noProof/>
          </w:rPr>
          <w:drawing>
            <wp:anchor distT="0" distB="0" distL="114300" distR="114300" simplePos="0" relativeHeight="251659292" behindDoc="1" locked="0" layoutInCell="1" allowOverlap="1" wp14:anchorId="46FB0934" wp14:editId="2E64651E">
              <wp:simplePos x="0" y="0"/>
              <wp:positionH relativeFrom="column">
                <wp:posOffset>1143000</wp:posOffset>
              </wp:positionH>
              <wp:positionV relativeFrom="paragraph">
                <wp:posOffset>9797</wp:posOffset>
              </wp:positionV>
              <wp:extent cx="3701143" cy="217741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2996" cy="2178505"/>
                      </a:xfrm>
                      <a:prstGeom prst="rect">
                        <a:avLst/>
                      </a:prstGeom>
                      <a:noFill/>
                      <a:ln>
                        <a:noFill/>
                      </a:ln>
                    </pic:spPr>
                  </pic:pic>
                </a:graphicData>
              </a:graphic>
              <wp14:sizeRelH relativeFrom="page">
                <wp14:pctWidth>0</wp14:pctWidth>
              </wp14:sizeRelH>
              <wp14:sizeRelV relativeFrom="page">
                <wp14:pctHeight>0</wp14:pctHeight>
              </wp14:sizeRelV>
            </wp:anchor>
          </w:drawing>
        </w:r>
      </w:ins>
      <w:moveFromRangeStart w:id="202" w:author="Windows User" w:date="2019-04-30T12:14:00Z" w:name="move7518893"/>
      <w:moveFrom w:id="203" w:author="Windows User" w:date="2019-04-30T12:14:00Z">
        <w:del w:id="204" w:author="Windows User" w:date="2019-04-30T12:14:00Z">
          <w:r w:rsidR="009C2221" w:rsidDel="003D4845">
            <w:rPr>
              <w:noProof/>
            </w:rPr>
            <w:drawing>
              <wp:inline distT="0" distB="0" distL="0" distR="0" wp14:anchorId="130B9C0A" wp14:editId="1F8C501D">
                <wp:extent cx="5743015" cy="2143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5461" cy="2147770"/>
                        </a:xfrm>
                        <a:prstGeom prst="rect">
                          <a:avLst/>
                        </a:prstGeom>
                      </pic:spPr>
                    </pic:pic>
                  </a:graphicData>
                </a:graphic>
              </wp:inline>
            </w:drawing>
          </w:r>
        </w:del>
      </w:moveFrom>
      <w:moveFromRangeEnd w:id="202"/>
    </w:p>
    <w:p w14:paraId="4F3FDD01" w14:textId="001AEB05" w:rsidR="00F53AFC" w:rsidRDefault="00F53AFC" w:rsidP="00FB5286">
      <w:pPr>
        <w:spacing w:after="0"/>
        <w:jc w:val="both"/>
        <w:rPr>
          <w:rFonts w:ascii="Times New Roman" w:hAnsi="Times New Roman" w:cs="Times New Roman"/>
        </w:rPr>
      </w:pPr>
    </w:p>
    <w:p w14:paraId="65CD4A09" w14:textId="60F43E98" w:rsidR="002E7276" w:rsidRDefault="002E7276" w:rsidP="00FB5286">
      <w:pPr>
        <w:spacing w:after="0"/>
        <w:jc w:val="both"/>
        <w:rPr>
          <w:rFonts w:ascii="Times New Roman" w:hAnsi="Times New Roman" w:cs="Times New Roman"/>
        </w:rPr>
      </w:pPr>
    </w:p>
    <w:p w14:paraId="56DE1B78" w14:textId="7D4DB1AF" w:rsidR="00C57F04" w:rsidRDefault="003D4845" w:rsidP="00FB5286">
      <w:pPr>
        <w:spacing w:after="0"/>
        <w:jc w:val="both"/>
        <w:rPr>
          <w:rFonts w:ascii="Times New Roman" w:hAnsi="Times New Roman" w:cs="Times New Roman"/>
        </w:rPr>
      </w:pPr>
      <w:ins w:id="205" w:author="Windows User" w:date="2019-04-30T12:18:00Z">
        <w:r>
          <w:rPr>
            <w:rFonts w:ascii="Times New Roman" w:hAnsi="Times New Roman" w:cs="Times New Roman"/>
          </w:rPr>
          <w:t xml:space="preserve">                                   </w:t>
        </w:r>
      </w:ins>
    </w:p>
    <w:p w14:paraId="5BF36B7D" w14:textId="77777777" w:rsidR="00C57F04" w:rsidRDefault="00C57F04" w:rsidP="00FB5286">
      <w:pPr>
        <w:spacing w:after="0"/>
        <w:jc w:val="both"/>
        <w:rPr>
          <w:rFonts w:ascii="Times New Roman" w:hAnsi="Times New Roman" w:cs="Times New Roman"/>
        </w:rPr>
      </w:pPr>
    </w:p>
    <w:p w14:paraId="36561821" w14:textId="77777777" w:rsidR="001A10D9" w:rsidRDefault="001A10D9" w:rsidP="00FB5286">
      <w:pPr>
        <w:spacing w:after="0"/>
        <w:jc w:val="both"/>
        <w:rPr>
          <w:ins w:id="206" w:author="Dennis Choksi" w:date="2019-04-30T00:46:00Z"/>
          <w:rFonts w:ascii="Times New Roman" w:hAnsi="Times New Roman" w:cs="Times New Roman"/>
          <w:sz w:val="24"/>
        </w:rPr>
      </w:pPr>
    </w:p>
    <w:p w14:paraId="377A9DA7" w14:textId="77777777" w:rsidR="001A10D9" w:rsidRDefault="001A10D9" w:rsidP="00FB5286">
      <w:pPr>
        <w:spacing w:after="0"/>
        <w:jc w:val="both"/>
        <w:rPr>
          <w:ins w:id="207" w:author="Dennis Choksi" w:date="2019-04-30T00:46:00Z"/>
          <w:rFonts w:ascii="Times New Roman" w:hAnsi="Times New Roman" w:cs="Times New Roman"/>
          <w:sz w:val="24"/>
        </w:rPr>
      </w:pPr>
    </w:p>
    <w:p w14:paraId="4D6847E2" w14:textId="77777777" w:rsidR="001A10D9" w:rsidRDefault="001A10D9" w:rsidP="00FB5286">
      <w:pPr>
        <w:spacing w:after="0"/>
        <w:jc w:val="both"/>
        <w:rPr>
          <w:ins w:id="208" w:author="Windows User" w:date="2019-04-30T12:18:00Z"/>
          <w:rFonts w:ascii="Times New Roman" w:hAnsi="Times New Roman" w:cs="Times New Roman"/>
          <w:sz w:val="24"/>
        </w:rPr>
      </w:pPr>
    </w:p>
    <w:p w14:paraId="331AEC31" w14:textId="77777777" w:rsidR="003D4845" w:rsidRDefault="003D4845" w:rsidP="00FB5286">
      <w:pPr>
        <w:spacing w:after="0"/>
        <w:jc w:val="both"/>
        <w:rPr>
          <w:ins w:id="209" w:author="Windows User" w:date="2019-04-30T12:18:00Z"/>
          <w:rFonts w:ascii="Times New Roman" w:hAnsi="Times New Roman" w:cs="Times New Roman"/>
          <w:sz w:val="24"/>
        </w:rPr>
      </w:pPr>
    </w:p>
    <w:p w14:paraId="5C87F595" w14:textId="77777777" w:rsidR="003D4845" w:rsidRDefault="003D4845" w:rsidP="00FB5286">
      <w:pPr>
        <w:spacing w:after="0"/>
        <w:jc w:val="both"/>
        <w:rPr>
          <w:ins w:id="210" w:author="Windows User" w:date="2019-04-30T12:19:00Z"/>
          <w:rFonts w:ascii="Times New Roman" w:hAnsi="Times New Roman" w:cs="Times New Roman"/>
          <w:sz w:val="24"/>
        </w:rPr>
      </w:pPr>
    </w:p>
    <w:p w14:paraId="66E52C1E" w14:textId="77777777" w:rsidR="003D4845" w:rsidRDefault="003D4845" w:rsidP="00FB5286">
      <w:pPr>
        <w:spacing w:after="0"/>
        <w:jc w:val="both"/>
        <w:rPr>
          <w:ins w:id="211" w:author="Windows User" w:date="2019-04-30T12:19:00Z"/>
          <w:rFonts w:ascii="Times New Roman" w:hAnsi="Times New Roman" w:cs="Times New Roman"/>
          <w:sz w:val="24"/>
        </w:rPr>
      </w:pPr>
    </w:p>
    <w:p w14:paraId="00DA76AF" w14:textId="77777777" w:rsidR="003D4845" w:rsidRDefault="003D4845" w:rsidP="00FB5286">
      <w:pPr>
        <w:spacing w:after="0"/>
        <w:jc w:val="both"/>
        <w:rPr>
          <w:ins w:id="212" w:author="Windows User" w:date="2019-04-30T12:18:00Z"/>
          <w:rFonts w:ascii="Times New Roman" w:hAnsi="Times New Roman" w:cs="Times New Roman"/>
          <w:sz w:val="24"/>
        </w:rPr>
      </w:pPr>
    </w:p>
    <w:p w14:paraId="2AE3EAB8" w14:textId="77777777" w:rsidR="003D4845" w:rsidRDefault="003D4845" w:rsidP="00FB5286">
      <w:pPr>
        <w:spacing w:after="0"/>
        <w:jc w:val="both"/>
        <w:rPr>
          <w:ins w:id="213" w:author="Windows User" w:date="2019-04-30T12:18:00Z"/>
          <w:rFonts w:ascii="Times New Roman" w:hAnsi="Times New Roman" w:cs="Times New Roman"/>
          <w:sz w:val="24"/>
        </w:rPr>
      </w:pPr>
    </w:p>
    <w:p w14:paraId="04B0634C" w14:textId="77777777" w:rsidR="003D4845" w:rsidRDefault="003D4845" w:rsidP="00FB5286">
      <w:pPr>
        <w:spacing w:after="0"/>
        <w:jc w:val="both"/>
        <w:rPr>
          <w:ins w:id="214" w:author="Windows User" w:date="2019-04-30T12:18:00Z"/>
          <w:rFonts w:ascii="Times New Roman" w:hAnsi="Times New Roman" w:cs="Times New Roman"/>
          <w:sz w:val="24"/>
        </w:rPr>
      </w:pPr>
    </w:p>
    <w:p w14:paraId="7DDE14E6" w14:textId="77777777" w:rsidR="003D4845" w:rsidRDefault="003D4845" w:rsidP="00FB5286">
      <w:pPr>
        <w:spacing w:after="0"/>
        <w:jc w:val="both"/>
        <w:rPr>
          <w:ins w:id="215" w:author="Windows User" w:date="2019-04-30T12:18:00Z"/>
          <w:rFonts w:ascii="Times New Roman" w:hAnsi="Times New Roman" w:cs="Times New Roman"/>
          <w:sz w:val="24"/>
        </w:rPr>
      </w:pPr>
    </w:p>
    <w:p w14:paraId="5EE1400F" w14:textId="77777777" w:rsidR="003D4845" w:rsidDel="003D4845" w:rsidRDefault="003D4845" w:rsidP="00FB5286">
      <w:pPr>
        <w:spacing w:after="0"/>
        <w:jc w:val="both"/>
        <w:rPr>
          <w:ins w:id="216" w:author="Dennis Choksi" w:date="2019-04-30T00:46:00Z"/>
          <w:del w:id="217" w:author="Windows User" w:date="2019-04-30T12:19:00Z"/>
          <w:rFonts w:ascii="Times New Roman" w:hAnsi="Times New Roman" w:cs="Times New Roman"/>
          <w:sz w:val="24"/>
        </w:rPr>
      </w:pPr>
    </w:p>
    <w:p w14:paraId="280E18AC" w14:textId="77777777" w:rsidR="001A10D9" w:rsidRDefault="001A10D9" w:rsidP="00FB5286">
      <w:pPr>
        <w:spacing w:after="0"/>
        <w:jc w:val="both"/>
        <w:rPr>
          <w:ins w:id="218" w:author="Dennis Choksi" w:date="2019-04-30T00:46:00Z"/>
          <w:rFonts w:ascii="Times New Roman" w:hAnsi="Times New Roman" w:cs="Times New Roman"/>
          <w:sz w:val="24"/>
        </w:rPr>
      </w:pPr>
    </w:p>
    <w:p w14:paraId="384FD7AE" w14:textId="10C85EB2" w:rsidR="002E7276" w:rsidDel="001A10D9" w:rsidRDefault="002E7276" w:rsidP="00FB5286">
      <w:pPr>
        <w:spacing w:after="0"/>
        <w:jc w:val="both"/>
        <w:rPr>
          <w:del w:id="219" w:author="Dennis Choksi" w:date="2019-04-30T00:47:00Z"/>
          <w:rFonts w:ascii="Times New Roman" w:hAnsi="Times New Roman" w:cs="Times New Roman"/>
          <w:sz w:val="24"/>
        </w:rPr>
      </w:pPr>
      <w:r w:rsidRPr="002E7276">
        <w:rPr>
          <w:rFonts w:ascii="Times New Roman" w:hAnsi="Times New Roman" w:cs="Times New Roman"/>
          <w:sz w:val="24"/>
        </w:rPr>
        <w:lastRenderedPageBreak/>
        <w:t xml:space="preserve">The following table lists all the predictors and the response variable in </w:t>
      </w:r>
      <w:ins w:id="220" w:author="Dennis Choksi" w:date="2019-04-30T00:47:00Z">
        <w:r w:rsidR="001A10D9">
          <w:rPr>
            <w:rFonts w:ascii="Times New Roman" w:hAnsi="Times New Roman" w:cs="Times New Roman"/>
            <w:sz w:val="24"/>
          </w:rPr>
          <w:t>the</w:t>
        </w:r>
      </w:ins>
      <w:del w:id="221" w:author="Dennis Choksi" w:date="2019-04-30T00:47:00Z">
        <w:r w:rsidRPr="002E7276" w:rsidDel="001A10D9">
          <w:rPr>
            <w:rFonts w:ascii="Times New Roman" w:hAnsi="Times New Roman" w:cs="Times New Roman"/>
            <w:sz w:val="24"/>
          </w:rPr>
          <w:delText>our</w:delText>
        </w:r>
      </w:del>
      <w:r w:rsidRPr="002E7276">
        <w:rPr>
          <w:rFonts w:ascii="Times New Roman" w:hAnsi="Times New Roman" w:cs="Times New Roman"/>
          <w:sz w:val="24"/>
        </w:rPr>
        <w:t xml:space="preserve"> data</w:t>
      </w:r>
      <w:ins w:id="222" w:author="Dennis Choksi" w:date="2019-04-30T00:47:00Z">
        <w:r w:rsidR="001A10D9">
          <w:rPr>
            <w:rFonts w:ascii="Times New Roman" w:hAnsi="Times New Roman" w:cs="Times New Roman"/>
            <w:sz w:val="24"/>
          </w:rPr>
          <w:t>set</w:t>
        </w:r>
      </w:ins>
      <w:r w:rsidRPr="002E7276">
        <w:rPr>
          <w:rFonts w:ascii="Times New Roman" w:hAnsi="Times New Roman" w:cs="Times New Roman"/>
          <w:sz w:val="24"/>
        </w:rPr>
        <w:t>.</w:t>
      </w:r>
    </w:p>
    <w:p w14:paraId="4BA5731E" w14:textId="246F6FFB" w:rsidR="002E7276" w:rsidRDefault="002E7276" w:rsidP="00FB5286">
      <w:pPr>
        <w:spacing w:after="0"/>
        <w:jc w:val="both"/>
        <w:rPr>
          <w:rFonts w:ascii="Times New Roman" w:hAnsi="Times New Roman" w:cs="Times New Roman"/>
          <w:sz w:val="24"/>
        </w:rPr>
      </w:pPr>
    </w:p>
    <w:p w14:paraId="6227B44B" w14:textId="77777777" w:rsidR="00C57F04" w:rsidRDefault="00C57F04" w:rsidP="00FB5286">
      <w:pPr>
        <w:spacing w:after="0"/>
        <w:jc w:val="both"/>
        <w:rPr>
          <w:ins w:id="223" w:author="Windows User" w:date="2019-04-30T12:17:00Z"/>
          <w:rFonts w:ascii="Times New Roman" w:hAnsi="Times New Roman" w:cs="Times New Roman"/>
          <w:sz w:val="24"/>
        </w:rPr>
      </w:pPr>
    </w:p>
    <w:p w14:paraId="6CB3AA6D" w14:textId="77777777" w:rsidR="003D4845" w:rsidRDefault="003D4845" w:rsidP="00FB5286">
      <w:pPr>
        <w:spacing w:after="0"/>
        <w:jc w:val="both"/>
        <w:rPr>
          <w:rFonts w:ascii="Times New Roman" w:hAnsi="Times New Roman" w:cs="Times New Roman"/>
          <w:sz w:val="24"/>
        </w:rPr>
      </w:pPr>
    </w:p>
    <w:p w14:paraId="3F321E1F" w14:textId="38C0B108" w:rsidR="002E7276" w:rsidRDefault="002E7276" w:rsidP="00FB5286">
      <w:pPr>
        <w:spacing w:after="0"/>
        <w:jc w:val="both"/>
        <w:rPr>
          <w:rFonts w:ascii="Times New Roman" w:hAnsi="Times New Roman" w:cs="Times New Roman"/>
        </w:rPr>
      </w:pPr>
      <w:r w:rsidRPr="002E7276">
        <w:rPr>
          <w:noProof/>
        </w:rPr>
        <w:drawing>
          <wp:inline distT="0" distB="0" distL="0" distR="0" wp14:anchorId="6F45D664" wp14:editId="6EC08EF3">
            <wp:extent cx="5943600" cy="29819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81960"/>
                    </a:xfrm>
                    <a:prstGeom prst="rect">
                      <a:avLst/>
                    </a:prstGeom>
                    <a:noFill/>
                    <a:ln>
                      <a:noFill/>
                    </a:ln>
                  </pic:spPr>
                </pic:pic>
              </a:graphicData>
            </a:graphic>
          </wp:inline>
        </w:drawing>
      </w:r>
      <w:r>
        <w:rPr>
          <w:rFonts w:ascii="Times New Roman" w:hAnsi="Times New Roman" w:cs="Times New Roman"/>
        </w:rPr>
        <w:t xml:space="preserve"> </w:t>
      </w:r>
    </w:p>
    <w:p w14:paraId="0C0FD6C0" w14:textId="7AB702FE" w:rsidR="002E7276" w:rsidRPr="002E7276" w:rsidRDefault="002E7276">
      <w:pPr>
        <w:pStyle w:val="Caption"/>
        <w:keepNext/>
        <w:jc w:val="center"/>
        <w:pPrChange w:id="224" w:author="Dennis Choksi" w:date="2019-04-30T00:58:00Z">
          <w:pPr>
            <w:pStyle w:val="Caption"/>
            <w:keepNext/>
            <w:jc w:val="both"/>
          </w:pPr>
        </w:pPrChange>
      </w:pPr>
      <w:r w:rsidRPr="002E7276">
        <w:t>Table 3 Data - Predictors</w:t>
      </w:r>
    </w:p>
    <w:p w14:paraId="61784491" w14:textId="395CF925" w:rsidR="002E7276" w:rsidRDefault="002E7276" w:rsidP="00FB5286">
      <w:pPr>
        <w:spacing w:after="0"/>
        <w:jc w:val="both"/>
        <w:rPr>
          <w:rFonts w:ascii="Times New Roman" w:hAnsi="Times New Roman" w:cs="Times New Roman"/>
        </w:rPr>
      </w:pPr>
      <w:r w:rsidRPr="002E7276">
        <w:rPr>
          <w:noProof/>
        </w:rPr>
        <w:drawing>
          <wp:inline distT="0" distB="0" distL="0" distR="0" wp14:anchorId="4EE3C88A" wp14:editId="2777B56F">
            <wp:extent cx="190500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390525"/>
                    </a:xfrm>
                    <a:prstGeom prst="rect">
                      <a:avLst/>
                    </a:prstGeom>
                    <a:noFill/>
                    <a:ln>
                      <a:noFill/>
                    </a:ln>
                  </pic:spPr>
                </pic:pic>
              </a:graphicData>
            </a:graphic>
          </wp:inline>
        </w:drawing>
      </w:r>
    </w:p>
    <w:p w14:paraId="640A5EC8" w14:textId="59FAC262" w:rsidR="002E7276" w:rsidRDefault="002E7276" w:rsidP="00FB5286">
      <w:pPr>
        <w:spacing w:after="0"/>
        <w:jc w:val="both"/>
        <w:rPr>
          <w:rFonts w:ascii="Times New Roman" w:hAnsi="Times New Roman" w:cs="Times New Roman"/>
        </w:rPr>
      </w:pPr>
    </w:p>
    <w:p w14:paraId="04000A0A" w14:textId="108DCC58" w:rsidR="002E7276" w:rsidRDefault="002E7276" w:rsidP="00FB5286">
      <w:pPr>
        <w:spacing w:after="0"/>
        <w:jc w:val="both"/>
        <w:rPr>
          <w:rFonts w:ascii="Times New Roman" w:hAnsi="Times New Roman" w:cs="Times New Roman"/>
        </w:rPr>
      </w:pPr>
    </w:p>
    <w:p w14:paraId="2AE513FA" w14:textId="77777777" w:rsidR="002E7276" w:rsidRDefault="002E7276" w:rsidP="00FB5286">
      <w:pPr>
        <w:spacing w:after="0"/>
        <w:jc w:val="both"/>
        <w:rPr>
          <w:rFonts w:ascii="Times New Roman" w:hAnsi="Times New Roman" w:cs="Times New Roman"/>
        </w:rPr>
      </w:pPr>
    </w:p>
    <w:p w14:paraId="0D72D5ED" w14:textId="77777777" w:rsidR="002E7276" w:rsidRDefault="002E7276" w:rsidP="00FB5286">
      <w:pPr>
        <w:spacing w:after="0"/>
        <w:jc w:val="both"/>
        <w:rPr>
          <w:ins w:id="225" w:author="Dennis Choksi" w:date="2019-04-30T00:47:00Z"/>
          <w:rFonts w:ascii="Times New Roman" w:hAnsi="Times New Roman" w:cs="Times New Roman"/>
        </w:rPr>
      </w:pPr>
    </w:p>
    <w:p w14:paraId="0EEA52A6" w14:textId="77777777" w:rsidR="001A10D9" w:rsidRDefault="001A10D9" w:rsidP="00FB5286">
      <w:pPr>
        <w:spacing w:after="0"/>
        <w:jc w:val="both"/>
        <w:rPr>
          <w:ins w:id="226" w:author="Dennis Choksi" w:date="2019-04-30T00:47:00Z"/>
          <w:rFonts w:ascii="Times New Roman" w:hAnsi="Times New Roman" w:cs="Times New Roman"/>
        </w:rPr>
      </w:pPr>
    </w:p>
    <w:p w14:paraId="6DE2966E" w14:textId="77777777" w:rsidR="001A10D9" w:rsidRDefault="001A10D9" w:rsidP="00FB5286">
      <w:pPr>
        <w:spacing w:after="0"/>
        <w:jc w:val="both"/>
        <w:rPr>
          <w:ins w:id="227" w:author="Dennis Choksi" w:date="2019-04-30T00:47:00Z"/>
          <w:rFonts w:ascii="Times New Roman" w:hAnsi="Times New Roman" w:cs="Times New Roman"/>
        </w:rPr>
      </w:pPr>
    </w:p>
    <w:p w14:paraId="4C58CBB7" w14:textId="77777777" w:rsidR="001A10D9" w:rsidRDefault="001A10D9" w:rsidP="00FB5286">
      <w:pPr>
        <w:spacing w:after="0"/>
        <w:jc w:val="both"/>
        <w:rPr>
          <w:ins w:id="228" w:author="Dennis Choksi" w:date="2019-04-30T00:47:00Z"/>
          <w:rFonts w:ascii="Times New Roman" w:hAnsi="Times New Roman" w:cs="Times New Roman"/>
        </w:rPr>
      </w:pPr>
    </w:p>
    <w:p w14:paraId="67CECB4B" w14:textId="77777777" w:rsidR="001A10D9" w:rsidRDefault="001A10D9" w:rsidP="00FB5286">
      <w:pPr>
        <w:spacing w:after="0"/>
        <w:jc w:val="both"/>
        <w:rPr>
          <w:ins w:id="229" w:author="Dennis Choksi" w:date="2019-04-30T00:47:00Z"/>
          <w:rFonts w:ascii="Times New Roman" w:hAnsi="Times New Roman" w:cs="Times New Roman"/>
        </w:rPr>
      </w:pPr>
    </w:p>
    <w:p w14:paraId="2E563807" w14:textId="77777777" w:rsidR="001A10D9" w:rsidRDefault="001A10D9" w:rsidP="00FB5286">
      <w:pPr>
        <w:spacing w:after="0"/>
        <w:jc w:val="both"/>
        <w:rPr>
          <w:ins w:id="230" w:author="Dennis Choksi" w:date="2019-04-30T00:47:00Z"/>
          <w:rFonts w:ascii="Times New Roman" w:hAnsi="Times New Roman" w:cs="Times New Roman"/>
        </w:rPr>
      </w:pPr>
    </w:p>
    <w:p w14:paraId="4F397413" w14:textId="77777777" w:rsidR="001A10D9" w:rsidRDefault="001A10D9" w:rsidP="00FB5286">
      <w:pPr>
        <w:spacing w:after="0"/>
        <w:jc w:val="both"/>
        <w:rPr>
          <w:ins w:id="231" w:author="Dennis Choksi" w:date="2019-04-30T00:47:00Z"/>
          <w:rFonts w:ascii="Times New Roman" w:hAnsi="Times New Roman" w:cs="Times New Roman"/>
        </w:rPr>
      </w:pPr>
    </w:p>
    <w:p w14:paraId="729DFF70" w14:textId="77777777" w:rsidR="001A10D9" w:rsidRDefault="001A10D9" w:rsidP="00FB5286">
      <w:pPr>
        <w:spacing w:after="0"/>
        <w:jc w:val="both"/>
        <w:rPr>
          <w:ins w:id="232" w:author="Dennis Choksi" w:date="2019-04-30T00:47:00Z"/>
          <w:rFonts w:ascii="Times New Roman" w:hAnsi="Times New Roman" w:cs="Times New Roman"/>
        </w:rPr>
      </w:pPr>
    </w:p>
    <w:p w14:paraId="4365CDFE" w14:textId="77777777" w:rsidR="001A10D9" w:rsidRDefault="001A10D9" w:rsidP="00FB5286">
      <w:pPr>
        <w:spacing w:after="0"/>
        <w:jc w:val="both"/>
        <w:rPr>
          <w:ins w:id="233" w:author="Dennis Choksi" w:date="2019-04-30T00:47:00Z"/>
          <w:rFonts w:ascii="Times New Roman" w:hAnsi="Times New Roman" w:cs="Times New Roman"/>
        </w:rPr>
      </w:pPr>
    </w:p>
    <w:p w14:paraId="1395AA10" w14:textId="77777777" w:rsidR="001A10D9" w:rsidRDefault="001A10D9" w:rsidP="00FB5286">
      <w:pPr>
        <w:spacing w:after="0"/>
        <w:jc w:val="both"/>
        <w:rPr>
          <w:ins w:id="234" w:author="Dennis Choksi" w:date="2019-04-30T00:47:00Z"/>
          <w:rFonts w:ascii="Times New Roman" w:hAnsi="Times New Roman" w:cs="Times New Roman"/>
        </w:rPr>
      </w:pPr>
    </w:p>
    <w:p w14:paraId="60ECE776" w14:textId="77777777" w:rsidR="001A10D9" w:rsidRDefault="001A10D9" w:rsidP="00FB5286">
      <w:pPr>
        <w:spacing w:after="0"/>
        <w:jc w:val="both"/>
        <w:rPr>
          <w:ins w:id="235" w:author="Dennis Choksi" w:date="2019-04-30T00:47:00Z"/>
          <w:rFonts w:ascii="Times New Roman" w:hAnsi="Times New Roman" w:cs="Times New Roman"/>
        </w:rPr>
      </w:pPr>
    </w:p>
    <w:p w14:paraId="5826AAFA" w14:textId="77777777" w:rsidR="001A10D9" w:rsidRDefault="001A10D9" w:rsidP="00FB5286">
      <w:pPr>
        <w:spacing w:after="0"/>
        <w:jc w:val="both"/>
        <w:rPr>
          <w:ins w:id="236" w:author="Dennis Choksi" w:date="2019-04-30T00:47:00Z"/>
          <w:rFonts w:ascii="Times New Roman" w:hAnsi="Times New Roman" w:cs="Times New Roman"/>
        </w:rPr>
      </w:pPr>
    </w:p>
    <w:p w14:paraId="0B223AF8" w14:textId="77777777" w:rsidR="001A10D9" w:rsidRDefault="001A10D9" w:rsidP="00FB5286">
      <w:pPr>
        <w:spacing w:after="0"/>
        <w:jc w:val="both"/>
        <w:rPr>
          <w:ins w:id="237" w:author="Dennis Choksi" w:date="2019-04-30T00:47:00Z"/>
          <w:rFonts w:ascii="Times New Roman" w:hAnsi="Times New Roman" w:cs="Times New Roman"/>
        </w:rPr>
      </w:pPr>
    </w:p>
    <w:p w14:paraId="2B01CE3F" w14:textId="77777777" w:rsidR="001A10D9" w:rsidRDefault="001A10D9" w:rsidP="00FB5286">
      <w:pPr>
        <w:spacing w:after="0"/>
        <w:jc w:val="both"/>
        <w:rPr>
          <w:ins w:id="238" w:author="Dennis Choksi" w:date="2019-04-30T00:47:00Z"/>
          <w:rFonts w:ascii="Times New Roman" w:hAnsi="Times New Roman" w:cs="Times New Roman"/>
        </w:rPr>
      </w:pPr>
    </w:p>
    <w:p w14:paraId="0D314C13" w14:textId="77777777" w:rsidR="001A10D9" w:rsidRDefault="001A10D9" w:rsidP="00FB5286">
      <w:pPr>
        <w:spacing w:after="0"/>
        <w:jc w:val="both"/>
        <w:rPr>
          <w:ins w:id="239" w:author="Dennis Choksi" w:date="2019-04-30T00:49:00Z"/>
          <w:rFonts w:ascii="Times New Roman" w:hAnsi="Times New Roman" w:cs="Times New Roman"/>
        </w:rPr>
      </w:pPr>
    </w:p>
    <w:p w14:paraId="3167DF15" w14:textId="77777777" w:rsidR="00FE50A3" w:rsidRDefault="00FE50A3" w:rsidP="00FB5286">
      <w:pPr>
        <w:spacing w:after="0"/>
        <w:jc w:val="both"/>
        <w:rPr>
          <w:rFonts w:ascii="Times New Roman" w:hAnsi="Times New Roman" w:cs="Times New Roman"/>
        </w:rPr>
      </w:pPr>
    </w:p>
    <w:p w14:paraId="4BD62A8A" w14:textId="77777777" w:rsidR="002E7276" w:rsidRDefault="002E7276" w:rsidP="00FB5286">
      <w:pPr>
        <w:spacing w:after="0"/>
        <w:jc w:val="both"/>
        <w:rPr>
          <w:rFonts w:ascii="Times New Roman" w:hAnsi="Times New Roman" w:cs="Times New Roman"/>
        </w:rPr>
      </w:pPr>
    </w:p>
    <w:p w14:paraId="78C695EF" w14:textId="7572E297" w:rsidR="00650346" w:rsidRDefault="00650346" w:rsidP="00FB5286">
      <w:pPr>
        <w:spacing w:after="0"/>
        <w:jc w:val="both"/>
        <w:rPr>
          <w:rFonts w:ascii="Times New Roman" w:hAnsi="Times New Roman" w:cs="Times New Roman"/>
        </w:rPr>
      </w:pPr>
    </w:p>
    <w:p w14:paraId="536BA2EE" w14:textId="38B2E792" w:rsidR="00650346" w:rsidRPr="00506A2F" w:rsidRDefault="00650346">
      <w:pPr>
        <w:pStyle w:val="Heading1"/>
        <w:pBdr>
          <w:top w:val="single" w:sz="4" w:space="1" w:color="5B9BD5" w:themeColor="accent1"/>
          <w:bottom w:val="single" w:sz="4" w:space="1" w:color="5B9BD5" w:themeColor="accent1"/>
        </w:pBdr>
        <w:jc w:val="center"/>
        <w:rPr>
          <w:b/>
          <w:rPrChange w:id="240" w:author="Dennis Choksi" w:date="2019-04-30T00:51:00Z">
            <w:rPr/>
          </w:rPrChange>
        </w:rPr>
        <w:pPrChange w:id="241" w:author="Dennis Choksi" w:date="2019-04-30T00:50:00Z">
          <w:pPr>
            <w:pStyle w:val="IntenseQuote"/>
          </w:pPr>
        </w:pPrChange>
      </w:pPr>
      <w:r w:rsidRPr="00506A2F">
        <w:rPr>
          <w:b/>
          <w:i/>
          <w:rPrChange w:id="242" w:author="Dennis Choksi" w:date="2019-04-30T00:51:00Z">
            <w:rPr/>
          </w:rPrChange>
        </w:rPr>
        <w:lastRenderedPageBreak/>
        <w:t>PROJECT APPROACH</w:t>
      </w:r>
    </w:p>
    <w:p w14:paraId="7E8F14F2" w14:textId="73B7DFC4" w:rsidR="00864042" w:rsidRDefault="00864042" w:rsidP="00FB5286">
      <w:pPr>
        <w:spacing w:after="0"/>
        <w:jc w:val="both"/>
        <w:rPr>
          <w:rFonts w:ascii="Times New Roman" w:hAnsi="Times New Roman" w:cs="Times New Roman"/>
        </w:rPr>
      </w:pPr>
    </w:p>
    <w:p w14:paraId="125D186D" w14:textId="688A740A" w:rsidR="00603132" w:rsidRDefault="00831CD5" w:rsidP="00FB5286">
      <w:pPr>
        <w:spacing w:after="0"/>
        <w:jc w:val="both"/>
        <w:rPr>
          <w:rFonts w:ascii="Times New Roman" w:hAnsi="Times New Roman" w:cs="Times New Roman"/>
          <w:sz w:val="24"/>
        </w:rPr>
      </w:pPr>
      <w:r w:rsidRPr="00BA169C">
        <w:rPr>
          <w:rStyle w:val="Heading2Char"/>
          <w:rPrChange w:id="243" w:author="Dennis Choksi" w:date="2019-04-30T01:08:00Z">
            <w:rPr>
              <w:rStyle w:val="Heading1Char"/>
              <w:u w:val="single"/>
            </w:rPr>
          </w:rPrChange>
        </w:rPr>
        <w:t>Process Flow:</w:t>
      </w:r>
      <w:r>
        <w:rPr>
          <w:rFonts w:ascii="Times New Roman" w:hAnsi="Times New Roman" w:cs="Times New Roman"/>
          <w:sz w:val="24"/>
        </w:rPr>
        <w:t xml:space="preserve"> </w:t>
      </w:r>
      <w:r w:rsidR="00603132">
        <w:rPr>
          <w:rFonts w:ascii="Times New Roman" w:hAnsi="Times New Roman" w:cs="Times New Roman"/>
          <w:sz w:val="24"/>
        </w:rPr>
        <w:t xml:space="preserve">Here, </w:t>
      </w:r>
      <w:del w:id="244" w:author="Dennis Choksi" w:date="2019-04-30T00:51:00Z">
        <w:r w:rsidR="00603132" w:rsidDel="00506A2F">
          <w:rPr>
            <w:rFonts w:ascii="Times New Roman" w:hAnsi="Times New Roman" w:cs="Times New Roman"/>
            <w:sz w:val="24"/>
          </w:rPr>
          <w:delText xml:space="preserve">we present </w:delText>
        </w:r>
      </w:del>
      <w:r w:rsidR="00603132">
        <w:rPr>
          <w:rFonts w:ascii="Times New Roman" w:hAnsi="Times New Roman" w:cs="Times New Roman"/>
          <w:sz w:val="24"/>
        </w:rPr>
        <w:t>an outline of the project flow via a flow diagram</w:t>
      </w:r>
      <w:ins w:id="245" w:author="Dennis Choksi" w:date="2019-04-30T00:51:00Z">
        <w:r w:rsidR="00506A2F">
          <w:rPr>
            <w:rFonts w:ascii="Times New Roman" w:hAnsi="Times New Roman" w:cs="Times New Roman"/>
            <w:sz w:val="24"/>
          </w:rPr>
          <w:t xml:space="preserve"> has been presente</w:t>
        </w:r>
      </w:ins>
      <w:ins w:id="246" w:author="Dennis Choksi" w:date="2019-04-30T00:52:00Z">
        <w:r w:rsidR="00506A2F">
          <w:rPr>
            <w:rFonts w:ascii="Times New Roman" w:hAnsi="Times New Roman" w:cs="Times New Roman"/>
            <w:sz w:val="24"/>
          </w:rPr>
          <w:t>d</w:t>
        </w:r>
      </w:ins>
      <w:r w:rsidR="00603132">
        <w:rPr>
          <w:rFonts w:ascii="Times New Roman" w:hAnsi="Times New Roman" w:cs="Times New Roman"/>
          <w:sz w:val="24"/>
        </w:rPr>
        <w:t xml:space="preserve">. </w:t>
      </w:r>
      <w:del w:id="247" w:author="Dennis Choksi" w:date="2019-04-30T00:52:00Z">
        <w:r w:rsidR="00603132" w:rsidDel="00506A2F">
          <w:rPr>
            <w:rFonts w:ascii="Times New Roman" w:hAnsi="Times New Roman" w:cs="Times New Roman"/>
            <w:sz w:val="24"/>
          </w:rPr>
          <w:delText>We</w:delText>
        </w:r>
        <w:r w:rsidR="00603132" w:rsidDel="00461C50">
          <w:rPr>
            <w:rFonts w:ascii="Times New Roman" w:hAnsi="Times New Roman" w:cs="Times New Roman"/>
            <w:sz w:val="24"/>
          </w:rPr>
          <w:delText xml:space="preserve"> have</w:delText>
        </w:r>
      </w:del>
      <w:r w:rsidR="00603132">
        <w:rPr>
          <w:rFonts w:ascii="Times New Roman" w:hAnsi="Times New Roman" w:cs="Times New Roman"/>
          <w:sz w:val="24"/>
        </w:rPr>
        <w:t xml:space="preserve"> </w:t>
      </w:r>
      <w:del w:id="248" w:author="Dennis Choksi" w:date="2019-04-30T00:52:00Z">
        <w:r w:rsidR="00603132" w:rsidDel="00461C50">
          <w:rPr>
            <w:rFonts w:ascii="Times New Roman" w:hAnsi="Times New Roman" w:cs="Times New Roman"/>
            <w:sz w:val="24"/>
          </w:rPr>
          <w:delText xml:space="preserve">tried to divide the </w:delText>
        </w:r>
      </w:del>
      <w:ins w:id="249" w:author="Dennis Choksi" w:date="2019-04-30T00:52:00Z">
        <w:r w:rsidR="00461C50">
          <w:rPr>
            <w:rFonts w:ascii="Times New Roman" w:hAnsi="Times New Roman" w:cs="Times New Roman"/>
            <w:sz w:val="24"/>
          </w:rPr>
          <w:t>E</w:t>
        </w:r>
      </w:ins>
      <w:del w:id="250" w:author="Dennis Choksi" w:date="2019-04-30T00:52:00Z">
        <w:r w:rsidR="00603132" w:rsidDel="00461C50">
          <w:rPr>
            <w:rFonts w:ascii="Times New Roman" w:hAnsi="Times New Roman" w:cs="Times New Roman"/>
            <w:sz w:val="24"/>
          </w:rPr>
          <w:delText>e</w:delText>
        </w:r>
      </w:del>
      <w:r w:rsidR="00603132">
        <w:rPr>
          <w:rFonts w:ascii="Times New Roman" w:hAnsi="Times New Roman" w:cs="Times New Roman"/>
          <w:sz w:val="24"/>
        </w:rPr>
        <w:t xml:space="preserve">ntire project </w:t>
      </w:r>
      <w:ins w:id="251" w:author="Dennis Choksi" w:date="2019-04-30T00:52:00Z">
        <w:r w:rsidR="00461C50">
          <w:rPr>
            <w:rFonts w:ascii="Times New Roman" w:hAnsi="Times New Roman" w:cs="Times New Roman"/>
            <w:sz w:val="24"/>
          </w:rPr>
          <w:t xml:space="preserve">has been </w:t>
        </w:r>
      </w:ins>
      <w:ins w:id="252" w:author="Dennis Choksi" w:date="2019-04-30T00:53:00Z">
        <w:r w:rsidR="00052C93">
          <w:rPr>
            <w:rFonts w:ascii="Times New Roman" w:hAnsi="Times New Roman" w:cs="Times New Roman"/>
            <w:sz w:val="24"/>
          </w:rPr>
          <w:t>split in</w:t>
        </w:r>
      </w:ins>
      <w:del w:id="253" w:author="Dennis Choksi" w:date="2019-04-30T00:52:00Z">
        <w:r w:rsidR="00603132" w:rsidDel="00461C50">
          <w:rPr>
            <w:rFonts w:ascii="Times New Roman" w:hAnsi="Times New Roman" w:cs="Times New Roman"/>
            <w:sz w:val="24"/>
          </w:rPr>
          <w:delText>in</w:delText>
        </w:r>
      </w:del>
      <w:r w:rsidR="00603132">
        <w:rPr>
          <w:rFonts w:ascii="Times New Roman" w:hAnsi="Times New Roman" w:cs="Times New Roman"/>
          <w:sz w:val="24"/>
        </w:rPr>
        <w:t xml:space="preserve"> two main </w:t>
      </w:r>
      <w:ins w:id="254" w:author="Dennis Choksi" w:date="2019-04-30T00:53:00Z">
        <w:r w:rsidR="00052C93">
          <w:rPr>
            <w:rFonts w:ascii="Times New Roman" w:hAnsi="Times New Roman" w:cs="Times New Roman"/>
            <w:sz w:val="24"/>
          </w:rPr>
          <w:t>approaches</w:t>
        </w:r>
      </w:ins>
      <w:del w:id="255" w:author="Dennis Choksi" w:date="2019-04-30T00:53:00Z">
        <w:r w:rsidR="00603132" w:rsidDel="00052C93">
          <w:rPr>
            <w:rFonts w:ascii="Times New Roman" w:hAnsi="Times New Roman" w:cs="Times New Roman"/>
            <w:sz w:val="24"/>
          </w:rPr>
          <w:delText>branches</w:delText>
        </w:r>
      </w:del>
      <w:r w:rsidR="00603132">
        <w:rPr>
          <w:rFonts w:ascii="Times New Roman" w:hAnsi="Times New Roman" w:cs="Times New Roman"/>
          <w:sz w:val="24"/>
        </w:rPr>
        <w:t xml:space="preserve">. While one focused on finding the best possible result with the multiple linear regression and other linear methods; the other approach </w:t>
      </w:r>
      <w:ins w:id="256" w:author="Dennis Choksi" w:date="2019-04-30T00:53:00Z">
        <w:r w:rsidR="00052C93">
          <w:rPr>
            <w:rFonts w:ascii="Times New Roman" w:hAnsi="Times New Roman" w:cs="Times New Roman"/>
            <w:sz w:val="24"/>
          </w:rPr>
          <w:t>is</w:t>
        </w:r>
      </w:ins>
      <w:del w:id="257" w:author="Dennis Choksi" w:date="2019-04-30T00:53:00Z">
        <w:r w:rsidR="00603132" w:rsidDel="00052C93">
          <w:rPr>
            <w:rFonts w:ascii="Times New Roman" w:hAnsi="Times New Roman" w:cs="Times New Roman"/>
            <w:sz w:val="24"/>
          </w:rPr>
          <w:delText>was</w:delText>
        </w:r>
      </w:del>
      <w:r w:rsidR="00603132">
        <w:rPr>
          <w:rFonts w:ascii="Times New Roman" w:hAnsi="Times New Roman" w:cs="Times New Roman"/>
          <w:sz w:val="24"/>
        </w:rPr>
        <w:t xml:space="preserve"> entirely dedicated to applying several complex methods like decision trees and get better prediction accuracy with possibly a better interpretation of the model. </w:t>
      </w:r>
    </w:p>
    <w:p w14:paraId="17AC138B" w14:textId="09C952F3" w:rsidR="00603132" w:rsidRDefault="00603132" w:rsidP="00FB5286">
      <w:pPr>
        <w:spacing w:after="0"/>
        <w:jc w:val="both"/>
        <w:rPr>
          <w:rFonts w:ascii="Times New Roman" w:hAnsi="Times New Roman" w:cs="Times New Roman"/>
          <w:sz w:val="24"/>
        </w:rPr>
      </w:pPr>
    </w:p>
    <w:p w14:paraId="4040D8F6" w14:textId="59200984" w:rsidR="00603132" w:rsidRDefault="00603132" w:rsidP="00FB5286">
      <w:pPr>
        <w:spacing w:after="0"/>
        <w:jc w:val="both"/>
        <w:rPr>
          <w:rFonts w:ascii="Times New Roman" w:hAnsi="Times New Roman" w:cs="Times New Roman"/>
          <w:sz w:val="24"/>
        </w:rPr>
      </w:pPr>
      <w:r>
        <w:rPr>
          <w:rFonts w:ascii="Times New Roman" w:hAnsi="Times New Roman" w:cs="Times New Roman"/>
          <w:sz w:val="24"/>
        </w:rPr>
        <w:t xml:space="preserve">The linear methods were however not applied directly on the entire raw data set. As mentioned previously in the </w:t>
      </w:r>
      <w:ins w:id="258" w:author="Dennis Choksi" w:date="2019-04-30T00:55:00Z">
        <w:r w:rsidR="005B29DE">
          <w:rPr>
            <w:rFonts w:ascii="Times New Roman" w:hAnsi="Times New Roman" w:cs="Times New Roman"/>
            <w:sz w:val="24"/>
          </w:rPr>
          <w:fldChar w:fldCharType="begin"/>
        </w:r>
        <w:r w:rsidR="005B29DE">
          <w:rPr>
            <w:rFonts w:ascii="Times New Roman" w:hAnsi="Times New Roman" w:cs="Times New Roman"/>
            <w:sz w:val="24"/>
          </w:rPr>
          <w:instrText xml:space="preserve"> HYPERLINK  \l "_INTRODUCTION" </w:instrText>
        </w:r>
        <w:r w:rsidR="005B29DE">
          <w:rPr>
            <w:rFonts w:ascii="Times New Roman" w:hAnsi="Times New Roman" w:cs="Times New Roman"/>
            <w:sz w:val="24"/>
          </w:rPr>
          <w:fldChar w:fldCharType="separate"/>
        </w:r>
        <w:r w:rsidRPr="005B29DE">
          <w:rPr>
            <w:rStyle w:val="Hyperlink"/>
            <w:rFonts w:ascii="Times New Roman" w:hAnsi="Times New Roman" w:cs="Times New Roman"/>
            <w:sz w:val="24"/>
          </w:rPr>
          <w:t>introduction</w:t>
        </w:r>
        <w:r w:rsidR="005B29DE">
          <w:rPr>
            <w:rFonts w:ascii="Times New Roman" w:hAnsi="Times New Roman" w:cs="Times New Roman"/>
            <w:sz w:val="24"/>
          </w:rPr>
          <w:fldChar w:fldCharType="end"/>
        </w:r>
      </w:ins>
      <w:r>
        <w:rPr>
          <w:rFonts w:ascii="Times New Roman" w:hAnsi="Times New Roman" w:cs="Times New Roman"/>
          <w:sz w:val="24"/>
        </w:rPr>
        <w:t xml:space="preserve">; </w:t>
      </w:r>
      <w:del w:id="259" w:author="Dennis Choksi" w:date="2019-04-30T00:55:00Z">
        <w:r w:rsidDel="00FA6AF2">
          <w:rPr>
            <w:rFonts w:ascii="Times New Roman" w:hAnsi="Times New Roman" w:cs="Times New Roman"/>
            <w:sz w:val="24"/>
          </w:rPr>
          <w:delText xml:space="preserve">we suspected </w:delText>
        </w:r>
      </w:del>
      <w:r>
        <w:rPr>
          <w:rFonts w:ascii="Times New Roman" w:hAnsi="Times New Roman" w:cs="Times New Roman"/>
          <w:sz w:val="24"/>
        </w:rPr>
        <w:t>high correlation amongst the predictors</w:t>
      </w:r>
      <w:ins w:id="260" w:author="Dennis Choksi" w:date="2019-04-30T00:55:00Z">
        <w:r w:rsidR="00FA6AF2">
          <w:rPr>
            <w:rFonts w:ascii="Times New Roman" w:hAnsi="Times New Roman" w:cs="Times New Roman"/>
            <w:sz w:val="24"/>
          </w:rPr>
          <w:t xml:space="preserve"> was suspected</w:t>
        </w:r>
      </w:ins>
      <w:r>
        <w:rPr>
          <w:rFonts w:ascii="Times New Roman" w:hAnsi="Times New Roman" w:cs="Times New Roman"/>
          <w:sz w:val="24"/>
        </w:rPr>
        <w:t xml:space="preserve"> and thus</w:t>
      </w:r>
      <w:ins w:id="261" w:author="Dennis Choksi" w:date="2019-04-30T00:55:00Z">
        <w:r w:rsidR="00FA6AF2">
          <w:rPr>
            <w:rFonts w:ascii="Times New Roman" w:hAnsi="Times New Roman" w:cs="Times New Roman"/>
            <w:sz w:val="24"/>
          </w:rPr>
          <w:t>,</w:t>
        </w:r>
      </w:ins>
      <w:r>
        <w:rPr>
          <w:rFonts w:ascii="Times New Roman" w:hAnsi="Times New Roman" w:cs="Times New Roman"/>
          <w:sz w:val="24"/>
        </w:rPr>
        <w:t xml:space="preserve"> </w:t>
      </w:r>
      <w:del w:id="262" w:author="Dennis Choksi" w:date="2019-04-30T00:56:00Z">
        <w:r w:rsidDel="00122221">
          <w:rPr>
            <w:rFonts w:ascii="Times New Roman" w:hAnsi="Times New Roman" w:cs="Times New Roman"/>
            <w:sz w:val="24"/>
          </w:rPr>
          <w:delText xml:space="preserve">began our work with </w:delText>
        </w:r>
      </w:del>
      <w:r>
        <w:rPr>
          <w:rFonts w:ascii="Times New Roman" w:hAnsi="Times New Roman" w:cs="Times New Roman"/>
          <w:sz w:val="24"/>
        </w:rPr>
        <w:t>feature selection</w:t>
      </w:r>
      <w:ins w:id="263" w:author="Dennis Choksi" w:date="2019-04-30T00:56:00Z">
        <w:r w:rsidR="00122221">
          <w:rPr>
            <w:rFonts w:ascii="Times New Roman" w:hAnsi="Times New Roman" w:cs="Times New Roman"/>
            <w:sz w:val="24"/>
          </w:rPr>
          <w:t xml:space="preserve"> was done</w:t>
        </w:r>
      </w:ins>
      <w:r>
        <w:rPr>
          <w:rFonts w:ascii="Times New Roman" w:hAnsi="Times New Roman" w:cs="Times New Roman"/>
          <w:sz w:val="24"/>
        </w:rPr>
        <w:t xml:space="preserve">. </w:t>
      </w:r>
      <w:ins w:id="264" w:author="Dennis Choksi" w:date="2019-04-30T00:56:00Z">
        <w:r w:rsidR="00122221">
          <w:rPr>
            <w:rFonts w:ascii="Times New Roman" w:hAnsi="Times New Roman" w:cs="Times New Roman"/>
            <w:sz w:val="24"/>
          </w:rPr>
          <w:t>Upon</w:t>
        </w:r>
      </w:ins>
      <w:del w:id="265" w:author="Dennis Choksi" w:date="2019-04-30T00:56:00Z">
        <w:r w:rsidDel="00122221">
          <w:rPr>
            <w:rFonts w:ascii="Times New Roman" w:hAnsi="Times New Roman" w:cs="Times New Roman"/>
            <w:sz w:val="24"/>
          </w:rPr>
          <w:delText>Once we</w:delText>
        </w:r>
      </w:del>
      <w:r>
        <w:rPr>
          <w:rFonts w:ascii="Times New Roman" w:hAnsi="Times New Roman" w:cs="Times New Roman"/>
          <w:sz w:val="24"/>
        </w:rPr>
        <w:t xml:space="preserve"> finaliz</w:t>
      </w:r>
      <w:ins w:id="266" w:author="Dennis Choksi" w:date="2019-04-30T00:56:00Z">
        <w:r w:rsidR="00122221">
          <w:rPr>
            <w:rFonts w:ascii="Times New Roman" w:hAnsi="Times New Roman" w:cs="Times New Roman"/>
            <w:sz w:val="24"/>
          </w:rPr>
          <w:t>ing</w:t>
        </w:r>
      </w:ins>
      <w:del w:id="267" w:author="Dennis Choksi" w:date="2019-04-30T00:56:00Z">
        <w:r w:rsidDel="00122221">
          <w:rPr>
            <w:rFonts w:ascii="Times New Roman" w:hAnsi="Times New Roman" w:cs="Times New Roman"/>
            <w:sz w:val="24"/>
          </w:rPr>
          <w:delText>ed</w:delText>
        </w:r>
      </w:del>
      <w:r>
        <w:rPr>
          <w:rFonts w:ascii="Times New Roman" w:hAnsi="Times New Roman" w:cs="Times New Roman"/>
          <w:sz w:val="24"/>
        </w:rPr>
        <w:t xml:space="preserve"> the data</w:t>
      </w:r>
      <w:del w:id="268" w:author="Dennis Choksi" w:date="2019-04-30T00:56:00Z">
        <w:r w:rsidDel="00122221">
          <w:rPr>
            <w:rFonts w:ascii="Times New Roman" w:hAnsi="Times New Roman" w:cs="Times New Roman"/>
            <w:sz w:val="24"/>
          </w:rPr>
          <w:delText xml:space="preserve"> </w:delText>
        </w:r>
      </w:del>
      <w:r>
        <w:rPr>
          <w:rFonts w:ascii="Times New Roman" w:hAnsi="Times New Roman" w:cs="Times New Roman"/>
          <w:sz w:val="24"/>
        </w:rPr>
        <w:t>set with the reduced features, the data was</w:t>
      </w:r>
      <w:del w:id="269" w:author="Dennis Choksi" w:date="2019-04-30T00:56:00Z">
        <w:r w:rsidDel="00122221">
          <w:rPr>
            <w:rFonts w:ascii="Times New Roman" w:hAnsi="Times New Roman" w:cs="Times New Roman"/>
            <w:sz w:val="24"/>
          </w:rPr>
          <w:delText xml:space="preserve"> then</w:delText>
        </w:r>
      </w:del>
      <w:r>
        <w:rPr>
          <w:rFonts w:ascii="Times New Roman" w:hAnsi="Times New Roman" w:cs="Times New Roman"/>
          <w:sz w:val="24"/>
        </w:rPr>
        <w:t xml:space="preserve"> sampled randomly to divide into a training data</w:t>
      </w:r>
      <w:del w:id="270" w:author="Dennis Choksi" w:date="2019-04-30T00:57:00Z">
        <w:r w:rsidDel="00122221">
          <w:rPr>
            <w:rFonts w:ascii="Times New Roman" w:hAnsi="Times New Roman" w:cs="Times New Roman"/>
            <w:sz w:val="24"/>
          </w:rPr>
          <w:delText xml:space="preserve"> </w:delText>
        </w:r>
      </w:del>
      <w:r>
        <w:rPr>
          <w:rFonts w:ascii="Times New Roman" w:hAnsi="Times New Roman" w:cs="Times New Roman"/>
          <w:sz w:val="24"/>
        </w:rPr>
        <w:t>set and a test data</w:t>
      </w:r>
      <w:del w:id="271" w:author="Dennis Choksi" w:date="2019-04-30T00:56:00Z">
        <w:r w:rsidDel="00122221">
          <w:rPr>
            <w:rFonts w:ascii="Times New Roman" w:hAnsi="Times New Roman" w:cs="Times New Roman"/>
            <w:sz w:val="24"/>
          </w:rPr>
          <w:delText xml:space="preserve"> </w:delText>
        </w:r>
      </w:del>
      <w:r>
        <w:rPr>
          <w:rFonts w:ascii="Times New Roman" w:hAnsi="Times New Roman" w:cs="Times New Roman"/>
          <w:sz w:val="24"/>
        </w:rPr>
        <w:t xml:space="preserve">set. </w:t>
      </w:r>
      <w:ins w:id="272" w:author="Dennis Choksi" w:date="2019-04-30T00:57:00Z">
        <w:r w:rsidR="0035053E">
          <w:rPr>
            <w:rFonts w:ascii="Times New Roman" w:hAnsi="Times New Roman" w:cs="Times New Roman"/>
            <w:sz w:val="24"/>
          </w:rPr>
          <w:t>The training data to testing data was sampled with a ration of 80:20</w:t>
        </w:r>
      </w:ins>
      <w:del w:id="273" w:author="Dennis Choksi" w:date="2019-04-30T00:57:00Z">
        <w:r w:rsidDel="0035053E">
          <w:rPr>
            <w:rFonts w:ascii="Times New Roman" w:hAnsi="Times New Roman" w:cs="Times New Roman"/>
            <w:sz w:val="24"/>
          </w:rPr>
          <w:delText>The sampling ratio chosen was 80 to 20 for the training and testing respectively</w:delText>
        </w:r>
      </w:del>
      <w:r>
        <w:rPr>
          <w:rFonts w:ascii="Times New Roman" w:hAnsi="Times New Roman" w:cs="Times New Roman"/>
          <w:sz w:val="24"/>
        </w:rPr>
        <w:t xml:space="preserve">. </w:t>
      </w:r>
    </w:p>
    <w:p w14:paraId="7DB0225E" w14:textId="40E840D8" w:rsidR="00603132" w:rsidRDefault="00603132" w:rsidP="00FB5286">
      <w:pPr>
        <w:spacing w:after="0"/>
        <w:jc w:val="both"/>
        <w:rPr>
          <w:rFonts w:ascii="Times New Roman" w:hAnsi="Times New Roman" w:cs="Times New Roman"/>
          <w:sz w:val="24"/>
        </w:rPr>
      </w:pPr>
    </w:p>
    <w:p w14:paraId="0F2423D3" w14:textId="1B7F8998" w:rsidR="00603132" w:rsidRDefault="00603132" w:rsidP="00FB5286">
      <w:pPr>
        <w:spacing w:after="0"/>
        <w:jc w:val="both"/>
        <w:rPr>
          <w:rFonts w:ascii="Times New Roman" w:hAnsi="Times New Roman" w:cs="Times New Roman"/>
          <w:sz w:val="24"/>
        </w:rPr>
      </w:pPr>
      <w:r>
        <w:rPr>
          <w:rFonts w:ascii="Times New Roman" w:hAnsi="Times New Roman" w:cs="Times New Roman"/>
          <w:sz w:val="24"/>
        </w:rPr>
        <w:t>As</w:t>
      </w:r>
      <w:r w:rsidR="00CD0B7B">
        <w:rPr>
          <w:rFonts w:ascii="Times New Roman" w:hAnsi="Times New Roman" w:cs="Times New Roman"/>
          <w:sz w:val="24"/>
        </w:rPr>
        <w:t xml:space="preserve"> with the </w:t>
      </w:r>
      <w:r>
        <w:rPr>
          <w:rFonts w:ascii="Times New Roman" w:hAnsi="Times New Roman" w:cs="Times New Roman"/>
          <w:sz w:val="24"/>
        </w:rPr>
        <w:t>complex methods</w:t>
      </w:r>
      <w:r w:rsidR="00CD0B7B">
        <w:rPr>
          <w:rFonts w:ascii="Times New Roman" w:hAnsi="Times New Roman" w:cs="Times New Roman"/>
          <w:sz w:val="24"/>
        </w:rPr>
        <w:t xml:space="preserve">; </w:t>
      </w:r>
      <w:r>
        <w:rPr>
          <w:rFonts w:ascii="Times New Roman" w:hAnsi="Times New Roman" w:cs="Times New Roman"/>
          <w:sz w:val="24"/>
        </w:rPr>
        <w:t>majority of the algorithms were run on the original data set without the reduced number of features. This was due to the robustness of the methods</w:t>
      </w:r>
      <w:r w:rsidR="00CD0B7B">
        <w:rPr>
          <w:rFonts w:ascii="Times New Roman" w:hAnsi="Times New Roman" w:cs="Times New Roman"/>
          <w:sz w:val="24"/>
        </w:rPr>
        <w:t xml:space="preserve"> being used and their ability to produce interpretable results taking </w:t>
      </w:r>
      <w:del w:id="274" w:author="Dennis Choksi" w:date="2019-04-30T00:58:00Z">
        <w:r w:rsidR="00CD0B7B" w:rsidDel="001929FE">
          <w:rPr>
            <w:rFonts w:ascii="Times New Roman" w:hAnsi="Times New Roman" w:cs="Times New Roman"/>
            <w:sz w:val="24"/>
          </w:rPr>
          <w:delText xml:space="preserve">in </w:delText>
        </w:r>
      </w:del>
      <w:r w:rsidR="00CD0B7B">
        <w:rPr>
          <w:rFonts w:ascii="Times New Roman" w:hAnsi="Times New Roman" w:cs="Times New Roman"/>
          <w:sz w:val="24"/>
        </w:rPr>
        <w:t xml:space="preserve">highly correlated predictors </w:t>
      </w:r>
      <w:ins w:id="275" w:author="Dennis Choksi" w:date="2019-04-30T00:58:00Z">
        <w:r w:rsidR="001929FE">
          <w:rPr>
            <w:rFonts w:ascii="Times New Roman" w:hAnsi="Times New Roman" w:cs="Times New Roman"/>
            <w:sz w:val="24"/>
          </w:rPr>
          <w:t>into consideration as well</w:t>
        </w:r>
      </w:ins>
      <w:del w:id="276" w:author="Dennis Choksi" w:date="2019-04-30T00:58:00Z">
        <w:r w:rsidR="00CD0B7B" w:rsidDel="001929FE">
          <w:rPr>
            <w:rFonts w:ascii="Times New Roman" w:hAnsi="Times New Roman" w:cs="Times New Roman"/>
            <w:sz w:val="24"/>
          </w:rPr>
          <w:delText>too</w:delText>
        </w:r>
      </w:del>
      <w:r w:rsidR="00CD0B7B">
        <w:rPr>
          <w:rFonts w:ascii="Times New Roman" w:hAnsi="Times New Roman" w:cs="Times New Roman"/>
          <w:sz w:val="24"/>
        </w:rPr>
        <w:t xml:space="preserve">. </w:t>
      </w:r>
    </w:p>
    <w:p w14:paraId="5796B4A6" w14:textId="725F16CA" w:rsidR="00831CD5" w:rsidRDefault="00831CD5" w:rsidP="00FB5286">
      <w:pPr>
        <w:spacing w:after="0"/>
        <w:jc w:val="both"/>
        <w:rPr>
          <w:rFonts w:ascii="Times New Roman" w:hAnsi="Times New Roman" w:cs="Times New Roman"/>
          <w:sz w:val="24"/>
        </w:rPr>
      </w:pPr>
    </w:p>
    <w:p w14:paraId="6834AA66" w14:textId="756E8344" w:rsidR="00FF4550" w:rsidRDefault="00FF4550" w:rsidP="00935F6C">
      <w:pPr>
        <w:spacing w:after="0"/>
        <w:jc w:val="both"/>
        <w:rPr>
          <w:rFonts w:ascii="Times New Roman" w:hAnsi="Times New Roman" w:cs="Times New Roman"/>
        </w:rPr>
      </w:pPr>
    </w:p>
    <w:p w14:paraId="2C46003C" w14:textId="6574A880" w:rsidR="00FF4550" w:rsidRDefault="00FF4550" w:rsidP="00935F6C">
      <w:pPr>
        <w:spacing w:after="0"/>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61" behindDoc="0" locked="0" layoutInCell="1" allowOverlap="1" wp14:anchorId="1C46A7B2" wp14:editId="2156578E">
            <wp:simplePos x="0" y="0"/>
            <wp:positionH relativeFrom="column">
              <wp:align>center</wp:align>
            </wp:positionH>
            <wp:positionV relativeFrom="paragraph">
              <wp:posOffset>-235819</wp:posOffset>
            </wp:positionV>
            <wp:extent cx="3904488" cy="4242816"/>
            <wp:effectExtent l="19050" t="19050" r="20320" b="2476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4488" cy="4242816"/>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1C4B6F8F" w14:textId="77777777" w:rsidR="00FF4550" w:rsidRDefault="00FF4550" w:rsidP="00935F6C">
      <w:pPr>
        <w:spacing w:after="0"/>
        <w:jc w:val="both"/>
        <w:rPr>
          <w:rFonts w:ascii="Times New Roman" w:hAnsi="Times New Roman" w:cs="Times New Roman"/>
        </w:rPr>
      </w:pPr>
    </w:p>
    <w:p w14:paraId="43DAC5A3" w14:textId="77777777" w:rsidR="00FF4550" w:rsidRDefault="00FF4550" w:rsidP="00935F6C">
      <w:pPr>
        <w:spacing w:after="0"/>
        <w:jc w:val="both"/>
        <w:rPr>
          <w:rFonts w:ascii="Times New Roman" w:hAnsi="Times New Roman" w:cs="Times New Roman"/>
        </w:rPr>
      </w:pPr>
    </w:p>
    <w:p w14:paraId="43C9D4BC" w14:textId="77777777" w:rsidR="00FF4550" w:rsidRDefault="00FF4550" w:rsidP="00935F6C">
      <w:pPr>
        <w:spacing w:after="0"/>
        <w:jc w:val="both"/>
        <w:rPr>
          <w:rFonts w:ascii="Times New Roman" w:hAnsi="Times New Roman" w:cs="Times New Roman"/>
        </w:rPr>
      </w:pPr>
    </w:p>
    <w:p w14:paraId="7662D7B0" w14:textId="77777777" w:rsidR="00FF4550" w:rsidRDefault="00FF4550" w:rsidP="00935F6C">
      <w:pPr>
        <w:spacing w:after="0"/>
        <w:jc w:val="both"/>
        <w:rPr>
          <w:rFonts w:ascii="Times New Roman" w:hAnsi="Times New Roman" w:cs="Times New Roman"/>
        </w:rPr>
      </w:pPr>
    </w:p>
    <w:p w14:paraId="2277EDF9" w14:textId="77777777" w:rsidR="00FF4550" w:rsidRDefault="00FF4550" w:rsidP="00935F6C">
      <w:pPr>
        <w:spacing w:after="0"/>
        <w:jc w:val="both"/>
        <w:rPr>
          <w:rFonts w:ascii="Times New Roman" w:hAnsi="Times New Roman" w:cs="Times New Roman"/>
        </w:rPr>
      </w:pPr>
    </w:p>
    <w:p w14:paraId="5837543E" w14:textId="77777777" w:rsidR="00FF4550" w:rsidRDefault="00FF4550" w:rsidP="00935F6C">
      <w:pPr>
        <w:spacing w:after="0"/>
        <w:jc w:val="both"/>
        <w:rPr>
          <w:rFonts w:ascii="Times New Roman" w:hAnsi="Times New Roman" w:cs="Times New Roman"/>
        </w:rPr>
      </w:pPr>
    </w:p>
    <w:p w14:paraId="0500FD4E" w14:textId="77777777" w:rsidR="00FF4550" w:rsidRDefault="00FF4550" w:rsidP="00935F6C">
      <w:pPr>
        <w:spacing w:after="0"/>
        <w:jc w:val="both"/>
        <w:rPr>
          <w:rFonts w:ascii="Times New Roman" w:hAnsi="Times New Roman" w:cs="Times New Roman"/>
        </w:rPr>
      </w:pPr>
    </w:p>
    <w:p w14:paraId="7CA8A079" w14:textId="77777777" w:rsidR="00FF4550" w:rsidRDefault="00FF4550" w:rsidP="00935F6C">
      <w:pPr>
        <w:spacing w:after="0"/>
        <w:jc w:val="both"/>
        <w:rPr>
          <w:rFonts w:ascii="Times New Roman" w:hAnsi="Times New Roman" w:cs="Times New Roman"/>
        </w:rPr>
      </w:pPr>
    </w:p>
    <w:p w14:paraId="52F9B062" w14:textId="77777777" w:rsidR="00FF4550" w:rsidRDefault="00FF4550" w:rsidP="00935F6C">
      <w:pPr>
        <w:spacing w:after="0"/>
        <w:jc w:val="both"/>
        <w:rPr>
          <w:rFonts w:ascii="Times New Roman" w:hAnsi="Times New Roman" w:cs="Times New Roman"/>
        </w:rPr>
      </w:pPr>
    </w:p>
    <w:p w14:paraId="57307891" w14:textId="77777777" w:rsidR="00FF4550" w:rsidRDefault="00FF4550" w:rsidP="00935F6C">
      <w:pPr>
        <w:spacing w:after="0"/>
        <w:jc w:val="both"/>
        <w:rPr>
          <w:rFonts w:ascii="Times New Roman" w:hAnsi="Times New Roman" w:cs="Times New Roman"/>
        </w:rPr>
      </w:pPr>
    </w:p>
    <w:p w14:paraId="6053FE58" w14:textId="77777777" w:rsidR="00FF4550" w:rsidRDefault="00FF4550" w:rsidP="00935F6C">
      <w:pPr>
        <w:spacing w:after="0"/>
        <w:jc w:val="both"/>
        <w:rPr>
          <w:rFonts w:ascii="Times New Roman" w:hAnsi="Times New Roman" w:cs="Times New Roman"/>
        </w:rPr>
      </w:pPr>
    </w:p>
    <w:p w14:paraId="7B355E6A" w14:textId="77777777" w:rsidR="00FF4550" w:rsidRDefault="00FF4550" w:rsidP="00935F6C">
      <w:pPr>
        <w:spacing w:after="0"/>
        <w:jc w:val="both"/>
        <w:rPr>
          <w:rFonts w:ascii="Times New Roman" w:hAnsi="Times New Roman" w:cs="Times New Roman"/>
        </w:rPr>
      </w:pPr>
    </w:p>
    <w:p w14:paraId="02E3C6DA" w14:textId="77777777" w:rsidR="00FF4550" w:rsidRDefault="00FF4550" w:rsidP="00935F6C">
      <w:pPr>
        <w:spacing w:after="0"/>
        <w:jc w:val="both"/>
        <w:rPr>
          <w:rFonts w:ascii="Times New Roman" w:hAnsi="Times New Roman" w:cs="Times New Roman"/>
        </w:rPr>
      </w:pPr>
    </w:p>
    <w:p w14:paraId="5E6F1619" w14:textId="77777777" w:rsidR="00FF4550" w:rsidRDefault="00FF4550" w:rsidP="00935F6C">
      <w:pPr>
        <w:spacing w:after="0"/>
        <w:jc w:val="both"/>
        <w:rPr>
          <w:rFonts w:ascii="Times New Roman" w:hAnsi="Times New Roman" w:cs="Times New Roman"/>
        </w:rPr>
      </w:pPr>
    </w:p>
    <w:p w14:paraId="7A62E036" w14:textId="77777777" w:rsidR="00FF4550" w:rsidRDefault="00FF4550" w:rsidP="00935F6C">
      <w:pPr>
        <w:spacing w:after="0"/>
        <w:jc w:val="both"/>
        <w:rPr>
          <w:rFonts w:ascii="Times New Roman" w:hAnsi="Times New Roman" w:cs="Times New Roman"/>
        </w:rPr>
      </w:pPr>
    </w:p>
    <w:p w14:paraId="4A6F82F7" w14:textId="77777777" w:rsidR="00FF4550" w:rsidRDefault="00FF4550" w:rsidP="00935F6C">
      <w:pPr>
        <w:spacing w:after="0"/>
        <w:jc w:val="both"/>
        <w:rPr>
          <w:rFonts w:ascii="Times New Roman" w:hAnsi="Times New Roman" w:cs="Times New Roman"/>
        </w:rPr>
      </w:pPr>
    </w:p>
    <w:p w14:paraId="282D0FD7" w14:textId="77777777" w:rsidR="00FF4550" w:rsidRDefault="00FF4550" w:rsidP="00935F6C">
      <w:pPr>
        <w:spacing w:after="0"/>
        <w:jc w:val="both"/>
        <w:rPr>
          <w:rFonts w:ascii="Times New Roman" w:hAnsi="Times New Roman" w:cs="Times New Roman"/>
        </w:rPr>
      </w:pPr>
    </w:p>
    <w:p w14:paraId="26CA204B" w14:textId="77777777" w:rsidR="00FF4550" w:rsidRDefault="00FF4550" w:rsidP="00935F6C">
      <w:pPr>
        <w:spacing w:after="0"/>
        <w:jc w:val="both"/>
        <w:rPr>
          <w:rFonts w:ascii="Times New Roman" w:hAnsi="Times New Roman" w:cs="Times New Roman"/>
        </w:rPr>
      </w:pPr>
    </w:p>
    <w:p w14:paraId="11435E8F" w14:textId="77777777" w:rsidR="00FF4550" w:rsidRDefault="00FF4550" w:rsidP="00935F6C">
      <w:pPr>
        <w:spacing w:after="0"/>
        <w:jc w:val="both"/>
        <w:rPr>
          <w:ins w:id="277" w:author="Dennis Choksi" w:date="2019-04-30T00:50:00Z"/>
          <w:rFonts w:ascii="Times New Roman" w:hAnsi="Times New Roman" w:cs="Times New Roman"/>
        </w:rPr>
      </w:pPr>
    </w:p>
    <w:p w14:paraId="6FD515FD" w14:textId="77777777" w:rsidR="00FE50A3" w:rsidRDefault="00FE50A3" w:rsidP="00935F6C">
      <w:pPr>
        <w:spacing w:after="0"/>
        <w:jc w:val="both"/>
        <w:rPr>
          <w:ins w:id="278" w:author="Dennis Choksi" w:date="2019-04-30T00:50:00Z"/>
          <w:rFonts w:ascii="Times New Roman" w:hAnsi="Times New Roman" w:cs="Times New Roman"/>
        </w:rPr>
      </w:pPr>
    </w:p>
    <w:p w14:paraId="51605438" w14:textId="77777777" w:rsidR="00FE50A3" w:rsidRDefault="00FE50A3" w:rsidP="00935F6C">
      <w:pPr>
        <w:spacing w:after="0"/>
        <w:jc w:val="both"/>
        <w:rPr>
          <w:rFonts w:ascii="Times New Roman" w:hAnsi="Times New Roman" w:cs="Times New Roman"/>
        </w:rPr>
      </w:pPr>
    </w:p>
    <w:p w14:paraId="5C88F1DB" w14:textId="77777777" w:rsidR="00FF4550" w:rsidRDefault="00FF4550" w:rsidP="00935F6C">
      <w:pPr>
        <w:spacing w:after="0"/>
        <w:jc w:val="both"/>
        <w:rPr>
          <w:rStyle w:val="Heading1Char"/>
          <w:u w:val="single"/>
        </w:rPr>
      </w:pPr>
    </w:p>
    <w:p w14:paraId="7EAE69DF" w14:textId="0E0BA06F" w:rsidR="00831CD5" w:rsidRPr="00935F6C" w:rsidRDefault="00831CD5" w:rsidP="00935F6C">
      <w:pPr>
        <w:spacing w:after="0"/>
        <w:jc w:val="both"/>
        <w:rPr>
          <w:rFonts w:ascii="Times New Roman" w:hAnsi="Times New Roman" w:cs="Times New Roman"/>
          <w:sz w:val="24"/>
        </w:rPr>
      </w:pPr>
      <w:r w:rsidRPr="00BA169C">
        <w:rPr>
          <w:rStyle w:val="Heading2Char"/>
          <w:rPrChange w:id="279" w:author="Dennis Choksi" w:date="2019-04-30T01:07:00Z">
            <w:rPr>
              <w:rStyle w:val="Heading1Char"/>
              <w:u w:val="single"/>
            </w:rPr>
          </w:rPrChange>
        </w:rPr>
        <w:lastRenderedPageBreak/>
        <w:t>New Technique Description:</w:t>
      </w:r>
      <w:r>
        <w:rPr>
          <w:rFonts w:ascii="Times New Roman" w:hAnsi="Times New Roman" w:cs="Times New Roman"/>
        </w:rPr>
        <w:t xml:space="preserve"> </w:t>
      </w:r>
      <w:r w:rsidRPr="00935F6C">
        <w:rPr>
          <w:rFonts w:ascii="Times New Roman" w:hAnsi="Times New Roman" w:cs="Times New Roman"/>
          <w:sz w:val="24"/>
        </w:rPr>
        <w:t xml:space="preserve">We have chosen to learn and implement the Extreme Gradient Boosting algorithm </w:t>
      </w:r>
      <w:r w:rsidR="00935F6C" w:rsidRPr="00935F6C">
        <w:rPr>
          <w:rFonts w:ascii="Times New Roman" w:hAnsi="Times New Roman" w:cs="Times New Roman"/>
          <w:sz w:val="24"/>
        </w:rPr>
        <w:t xml:space="preserve">to </w:t>
      </w:r>
      <w:ins w:id="280" w:author="Dennis Choksi" w:date="2019-04-30T00:59:00Z">
        <w:r w:rsidR="004C177B">
          <w:rPr>
            <w:rFonts w:ascii="Times New Roman" w:hAnsi="Times New Roman" w:cs="Times New Roman"/>
            <w:sz w:val="24"/>
          </w:rPr>
          <w:t xml:space="preserve">the selected </w:t>
        </w:r>
      </w:ins>
      <w:del w:id="281" w:author="Dennis Choksi" w:date="2019-04-30T00:59:00Z">
        <w:r w:rsidR="00935F6C" w:rsidRPr="00935F6C" w:rsidDel="004C177B">
          <w:rPr>
            <w:rFonts w:ascii="Times New Roman" w:hAnsi="Times New Roman" w:cs="Times New Roman"/>
            <w:sz w:val="24"/>
          </w:rPr>
          <w:delText xml:space="preserve">our </w:delText>
        </w:r>
      </w:del>
      <w:r w:rsidR="00935F6C" w:rsidRPr="00935F6C">
        <w:rPr>
          <w:rFonts w:ascii="Times New Roman" w:hAnsi="Times New Roman" w:cs="Times New Roman"/>
          <w:sz w:val="24"/>
        </w:rPr>
        <w:t>data</w:t>
      </w:r>
      <w:del w:id="282" w:author="Dennis Choksi" w:date="2019-04-30T00:59:00Z">
        <w:r w:rsidR="00935F6C" w:rsidRPr="00935F6C" w:rsidDel="004C177B">
          <w:rPr>
            <w:rFonts w:ascii="Times New Roman" w:hAnsi="Times New Roman" w:cs="Times New Roman"/>
            <w:sz w:val="24"/>
          </w:rPr>
          <w:delText xml:space="preserve"> </w:delText>
        </w:r>
      </w:del>
      <w:r w:rsidR="00935F6C" w:rsidRPr="00935F6C">
        <w:rPr>
          <w:rFonts w:ascii="Times New Roman" w:hAnsi="Times New Roman" w:cs="Times New Roman"/>
          <w:sz w:val="24"/>
        </w:rPr>
        <w:t xml:space="preserve">set. This new technique is based on the classical Boosting algorithm but tweaked to perform much better than the former. </w:t>
      </w:r>
    </w:p>
    <w:p w14:paraId="7C13D98C" w14:textId="29138465" w:rsidR="00935F6C" w:rsidRPr="00935F6C" w:rsidRDefault="00935F6C" w:rsidP="00935F6C">
      <w:pPr>
        <w:spacing w:after="0"/>
        <w:jc w:val="both"/>
        <w:rPr>
          <w:rFonts w:ascii="Times New Roman" w:hAnsi="Times New Roman" w:cs="Times New Roman"/>
          <w:sz w:val="24"/>
        </w:rPr>
      </w:pPr>
    </w:p>
    <w:p w14:paraId="484413A4" w14:textId="33356820" w:rsidR="00935F6C" w:rsidRPr="00935F6C" w:rsidRDefault="00935F6C" w:rsidP="00935F6C">
      <w:pPr>
        <w:spacing w:after="0"/>
        <w:jc w:val="both"/>
        <w:rPr>
          <w:rFonts w:ascii="Times New Roman" w:hAnsi="Times New Roman" w:cs="Times New Roman"/>
          <w:sz w:val="24"/>
        </w:rPr>
      </w:pPr>
      <w:r w:rsidRPr="00935F6C">
        <w:rPr>
          <w:rStyle w:val="Heading2Char"/>
          <w:u w:val="single"/>
        </w:rPr>
        <w:t>Boosting:</w:t>
      </w:r>
      <w:r>
        <w:rPr>
          <w:rFonts w:ascii="Times New Roman" w:hAnsi="Times New Roman" w:cs="Times New Roman"/>
          <w:sz w:val="24"/>
        </w:rPr>
        <w:t xml:space="preserve"> </w:t>
      </w:r>
      <w:r w:rsidRPr="00935F6C">
        <w:rPr>
          <w:rFonts w:ascii="Times New Roman" w:hAnsi="Times New Roman" w:cs="Times New Roman"/>
          <w:sz w:val="24"/>
        </w:rPr>
        <w:t>Boosting builds models from individual “weak learners” in an iterative way</w:t>
      </w:r>
      <w:r>
        <w:rPr>
          <w:rFonts w:ascii="Times New Roman" w:hAnsi="Times New Roman" w:cs="Times New Roman"/>
          <w:sz w:val="24"/>
        </w:rPr>
        <w:t xml:space="preserve">. The </w:t>
      </w:r>
      <w:r w:rsidRPr="00935F6C">
        <w:rPr>
          <w:rFonts w:ascii="Times New Roman" w:hAnsi="Times New Roman" w:cs="Times New Roman"/>
          <w:sz w:val="24"/>
        </w:rPr>
        <w:t xml:space="preserve">basic principle is to make our model learn from previous mistakes. This is achieved by putting more weight </w:t>
      </w:r>
      <w:r>
        <w:rPr>
          <w:rFonts w:ascii="Times New Roman" w:hAnsi="Times New Roman" w:cs="Times New Roman"/>
          <w:sz w:val="24"/>
        </w:rPr>
        <w:t>on</w:t>
      </w:r>
      <w:r w:rsidRPr="00935F6C">
        <w:rPr>
          <w:rFonts w:ascii="Times New Roman" w:hAnsi="Times New Roman" w:cs="Times New Roman"/>
          <w:sz w:val="24"/>
        </w:rPr>
        <w:t xml:space="preserve"> instances where the loss function has higher value.</w:t>
      </w:r>
    </w:p>
    <w:p w14:paraId="76B25F81" w14:textId="2AA98C50" w:rsidR="00935F6C" w:rsidRPr="00935F6C" w:rsidRDefault="00935F6C" w:rsidP="00935F6C">
      <w:pPr>
        <w:spacing w:after="0"/>
        <w:jc w:val="both"/>
        <w:rPr>
          <w:rFonts w:ascii="Times New Roman" w:hAnsi="Times New Roman" w:cs="Times New Roman"/>
          <w:sz w:val="24"/>
        </w:rPr>
      </w:pPr>
      <w:r w:rsidRPr="00935F6C">
        <w:rPr>
          <w:rStyle w:val="Heading2Char"/>
          <w:u w:val="single"/>
        </w:rPr>
        <w:t>Gradient Boosting:</w:t>
      </w:r>
      <w:r w:rsidRPr="00935F6C">
        <w:rPr>
          <w:rFonts w:ascii="Times New Roman" w:hAnsi="Times New Roman" w:cs="Times New Roman"/>
          <w:sz w:val="24"/>
        </w:rPr>
        <w:t xml:space="preserve"> The gradient is used to minimize </w:t>
      </w:r>
      <w:r w:rsidR="00FE7B02">
        <w:rPr>
          <w:rFonts w:ascii="Times New Roman" w:hAnsi="Times New Roman" w:cs="Times New Roman"/>
          <w:sz w:val="24"/>
        </w:rPr>
        <w:t>l</w:t>
      </w:r>
      <w:r w:rsidRPr="00935F6C">
        <w:rPr>
          <w:rFonts w:ascii="Times New Roman" w:hAnsi="Times New Roman" w:cs="Times New Roman"/>
          <w:sz w:val="24"/>
        </w:rPr>
        <w:t>oss function similar to neural nets</w:t>
      </w:r>
      <w:r w:rsidR="00EB3234">
        <w:rPr>
          <w:rFonts w:ascii="Times New Roman" w:hAnsi="Times New Roman" w:cs="Times New Roman"/>
          <w:sz w:val="24"/>
        </w:rPr>
        <w:t xml:space="preserve">. </w:t>
      </w:r>
      <w:r w:rsidRPr="00935F6C">
        <w:rPr>
          <w:rFonts w:ascii="Times New Roman" w:hAnsi="Times New Roman" w:cs="Times New Roman"/>
          <w:sz w:val="24"/>
        </w:rPr>
        <w:t xml:space="preserve">In each repetition a model is built and its outcome is compared to the actual outcome </w:t>
      </w:r>
      <w:del w:id="283" w:author="Dennis Choksi" w:date="2019-04-30T00:59:00Z">
        <w:r w:rsidRPr="00935F6C" w:rsidDel="00C24E0C">
          <w:rPr>
            <w:rFonts w:ascii="Times New Roman" w:hAnsi="Times New Roman" w:cs="Times New Roman"/>
            <w:sz w:val="24"/>
          </w:rPr>
          <w:delText>that we</w:delText>
        </w:r>
      </w:del>
      <w:ins w:id="284" w:author="Dennis Choksi" w:date="2019-04-30T00:59:00Z">
        <w:r w:rsidR="00C24E0C">
          <w:rPr>
            <w:rFonts w:ascii="Times New Roman" w:hAnsi="Times New Roman" w:cs="Times New Roman"/>
            <w:sz w:val="24"/>
          </w:rPr>
          <w:t>as per</w:t>
        </w:r>
      </w:ins>
      <w:r w:rsidRPr="00935F6C">
        <w:rPr>
          <w:rFonts w:ascii="Times New Roman" w:hAnsi="Times New Roman" w:cs="Times New Roman"/>
          <w:sz w:val="24"/>
        </w:rPr>
        <w:t xml:space="preserve"> expect</w:t>
      </w:r>
      <w:ins w:id="285" w:author="Dennis Choksi" w:date="2019-04-30T00:59:00Z">
        <w:r w:rsidR="00C24E0C">
          <w:rPr>
            <w:rFonts w:ascii="Times New Roman" w:hAnsi="Times New Roman" w:cs="Times New Roman"/>
            <w:sz w:val="24"/>
          </w:rPr>
          <w:t>ation</w:t>
        </w:r>
      </w:ins>
      <w:r w:rsidR="00FE7B02">
        <w:rPr>
          <w:rFonts w:ascii="Times New Roman" w:hAnsi="Times New Roman" w:cs="Times New Roman"/>
          <w:sz w:val="24"/>
        </w:rPr>
        <w:t>. T</w:t>
      </w:r>
      <w:r w:rsidRPr="00935F6C">
        <w:rPr>
          <w:rFonts w:ascii="Times New Roman" w:hAnsi="Times New Roman" w:cs="Times New Roman"/>
          <w:sz w:val="24"/>
        </w:rPr>
        <w:t>he loss function is used to calculate the gradient which is</w:t>
      </w:r>
      <w:r w:rsidR="00FE7B02">
        <w:rPr>
          <w:rFonts w:ascii="Times New Roman" w:hAnsi="Times New Roman" w:cs="Times New Roman"/>
          <w:sz w:val="24"/>
        </w:rPr>
        <w:t xml:space="preserve"> the </w:t>
      </w:r>
      <w:r w:rsidRPr="00935F6C">
        <w:rPr>
          <w:rFonts w:ascii="Times New Roman" w:hAnsi="Times New Roman" w:cs="Times New Roman"/>
          <w:sz w:val="24"/>
        </w:rPr>
        <w:t>partial derivative of</w:t>
      </w:r>
      <w:r w:rsidR="00FE7B02">
        <w:rPr>
          <w:rFonts w:ascii="Times New Roman" w:hAnsi="Times New Roman" w:cs="Times New Roman"/>
          <w:sz w:val="24"/>
        </w:rPr>
        <w:t xml:space="preserve"> the</w:t>
      </w:r>
      <w:r w:rsidRPr="00935F6C">
        <w:rPr>
          <w:rFonts w:ascii="Times New Roman" w:hAnsi="Times New Roman" w:cs="Times New Roman"/>
          <w:sz w:val="24"/>
        </w:rPr>
        <w:t xml:space="preserve"> loss function. The weights for the model </w:t>
      </w:r>
      <w:r w:rsidR="00FE7B02">
        <w:rPr>
          <w:rFonts w:ascii="Times New Roman" w:hAnsi="Times New Roman" w:cs="Times New Roman"/>
          <w:sz w:val="24"/>
        </w:rPr>
        <w:t>are</w:t>
      </w:r>
      <w:r w:rsidRPr="00935F6C">
        <w:rPr>
          <w:rFonts w:ascii="Times New Roman" w:hAnsi="Times New Roman" w:cs="Times New Roman"/>
          <w:sz w:val="24"/>
        </w:rPr>
        <w:t xml:space="preserve"> calculated based on the gradient obtained, which also helps to determine the direction in which model parameters needs to be changed to achieve</w:t>
      </w:r>
      <w:r w:rsidR="00FE7B02">
        <w:rPr>
          <w:rFonts w:ascii="Times New Roman" w:hAnsi="Times New Roman" w:cs="Times New Roman"/>
          <w:sz w:val="24"/>
        </w:rPr>
        <w:t xml:space="preserve"> the</w:t>
      </w:r>
      <w:r w:rsidRPr="00935F6C">
        <w:rPr>
          <w:rFonts w:ascii="Times New Roman" w:hAnsi="Times New Roman" w:cs="Times New Roman"/>
          <w:sz w:val="24"/>
        </w:rPr>
        <w:t xml:space="preserve"> solution</w:t>
      </w:r>
      <w:r w:rsidR="00FE7B02">
        <w:rPr>
          <w:rFonts w:ascii="Times New Roman" w:hAnsi="Times New Roman" w:cs="Times New Roman"/>
          <w:sz w:val="24"/>
        </w:rPr>
        <w:t>.</w:t>
      </w:r>
      <w:r w:rsidRPr="00935F6C">
        <w:rPr>
          <w:rFonts w:ascii="Times New Roman" w:hAnsi="Times New Roman" w:cs="Times New Roman"/>
          <w:sz w:val="24"/>
        </w:rPr>
        <w:t xml:space="preserve"> </w:t>
      </w:r>
    </w:p>
    <w:p w14:paraId="3406CB67" w14:textId="77777777" w:rsidR="00935F6C" w:rsidRPr="00BA169C" w:rsidRDefault="00935F6C">
      <w:pPr>
        <w:pStyle w:val="Heading2"/>
        <w:rPr>
          <w:u w:val="single"/>
          <w:rPrChange w:id="286" w:author="Dennis Choksi" w:date="2019-04-30T01:07:00Z">
            <w:rPr>
              <w:rFonts w:ascii="Times New Roman" w:hAnsi="Times New Roman" w:cs="Times New Roman"/>
              <w:sz w:val="24"/>
              <w:u w:val="single"/>
            </w:rPr>
          </w:rPrChange>
        </w:rPr>
        <w:pPrChange w:id="287" w:author="Dennis Choksi" w:date="2019-04-30T01:07:00Z">
          <w:pPr>
            <w:spacing w:after="0"/>
            <w:jc w:val="both"/>
          </w:pPr>
        </w:pPrChange>
      </w:pPr>
      <w:r w:rsidRPr="00BA169C">
        <w:rPr>
          <w:u w:val="single"/>
          <w:rPrChange w:id="288" w:author="Dennis Choksi" w:date="2019-04-30T01:07:00Z">
            <w:rPr>
              <w:rFonts w:ascii="Times New Roman" w:hAnsi="Times New Roman" w:cs="Times New Roman"/>
              <w:sz w:val="24"/>
              <w:u w:val="single"/>
            </w:rPr>
          </w:rPrChange>
        </w:rPr>
        <w:t>Parameters Include:</w:t>
      </w:r>
    </w:p>
    <w:p w14:paraId="03B60BDC" w14:textId="02EB5074" w:rsidR="00935F6C" w:rsidRPr="00935F6C" w:rsidRDefault="00935F6C" w:rsidP="00935F6C">
      <w:pPr>
        <w:numPr>
          <w:ilvl w:val="0"/>
          <w:numId w:val="1"/>
        </w:numPr>
        <w:spacing w:after="0"/>
        <w:jc w:val="both"/>
        <w:rPr>
          <w:rFonts w:ascii="Times New Roman" w:hAnsi="Times New Roman" w:cs="Times New Roman"/>
          <w:sz w:val="24"/>
        </w:rPr>
      </w:pPr>
      <w:r w:rsidRPr="00935F6C">
        <w:rPr>
          <w:rFonts w:ascii="Times New Roman" w:hAnsi="Times New Roman" w:cs="Times New Roman"/>
          <w:sz w:val="24"/>
        </w:rPr>
        <w:t xml:space="preserve">Number of </w:t>
      </w:r>
      <w:r w:rsidR="00FE7B02">
        <w:rPr>
          <w:rFonts w:ascii="Times New Roman" w:hAnsi="Times New Roman" w:cs="Times New Roman"/>
          <w:sz w:val="24"/>
        </w:rPr>
        <w:t>i</w:t>
      </w:r>
      <w:r w:rsidRPr="00935F6C">
        <w:rPr>
          <w:rFonts w:ascii="Times New Roman" w:hAnsi="Times New Roman" w:cs="Times New Roman"/>
          <w:sz w:val="24"/>
        </w:rPr>
        <w:t>terations</w:t>
      </w:r>
      <w:r w:rsidR="00FE7B02">
        <w:rPr>
          <w:rFonts w:ascii="Times New Roman" w:hAnsi="Times New Roman" w:cs="Times New Roman"/>
          <w:sz w:val="24"/>
        </w:rPr>
        <w:t xml:space="preserve"> </w:t>
      </w:r>
      <w:r w:rsidRPr="00935F6C">
        <w:rPr>
          <w:rFonts w:ascii="Times New Roman" w:hAnsi="Times New Roman" w:cs="Times New Roman"/>
          <w:sz w:val="24"/>
        </w:rPr>
        <w:t>(Trees to</w:t>
      </w:r>
      <w:r w:rsidR="00FE7B02">
        <w:rPr>
          <w:rFonts w:ascii="Times New Roman" w:hAnsi="Times New Roman" w:cs="Times New Roman"/>
          <w:sz w:val="24"/>
        </w:rPr>
        <w:t xml:space="preserve"> be</w:t>
      </w:r>
      <w:r w:rsidRPr="00935F6C">
        <w:rPr>
          <w:rFonts w:ascii="Times New Roman" w:hAnsi="Times New Roman" w:cs="Times New Roman"/>
          <w:sz w:val="24"/>
        </w:rPr>
        <w:t xml:space="preserve"> constructed)</w:t>
      </w:r>
    </w:p>
    <w:p w14:paraId="79F19770" w14:textId="77777777" w:rsidR="00935F6C" w:rsidRPr="00935F6C" w:rsidRDefault="00935F6C" w:rsidP="00935F6C">
      <w:pPr>
        <w:numPr>
          <w:ilvl w:val="0"/>
          <w:numId w:val="1"/>
        </w:numPr>
        <w:spacing w:after="0"/>
        <w:jc w:val="both"/>
        <w:rPr>
          <w:rFonts w:ascii="Times New Roman" w:hAnsi="Times New Roman" w:cs="Times New Roman"/>
          <w:sz w:val="24"/>
        </w:rPr>
      </w:pPr>
      <w:r w:rsidRPr="00935F6C">
        <w:rPr>
          <w:rFonts w:ascii="Times New Roman" w:hAnsi="Times New Roman" w:cs="Times New Roman"/>
          <w:sz w:val="24"/>
        </w:rPr>
        <w:t xml:space="preserve">Tree complexity and depth </w:t>
      </w:r>
    </w:p>
    <w:p w14:paraId="444B9D72" w14:textId="224C8134" w:rsidR="00935F6C" w:rsidRPr="00935F6C" w:rsidRDefault="00935F6C" w:rsidP="00935F6C">
      <w:pPr>
        <w:numPr>
          <w:ilvl w:val="0"/>
          <w:numId w:val="1"/>
        </w:numPr>
        <w:spacing w:after="0"/>
        <w:jc w:val="both"/>
        <w:rPr>
          <w:rFonts w:ascii="Times New Roman" w:hAnsi="Times New Roman" w:cs="Times New Roman"/>
          <w:sz w:val="24"/>
        </w:rPr>
      </w:pPr>
      <w:r w:rsidRPr="00935F6C">
        <w:rPr>
          <w:rFonts w:ascii="Times New Roman" w:hAnsi="Times New Roman" w:cs="Times New Roman"/>
          <w:sz w:val="24"/>
        </w:rPr>
        <w:t xml:space="preserve">Proportion of </w:t>
      </w:r>
      <w:r w:rsidR="00FE7B02">
        <w:rPr>
          <w:rFonts w:ascii="Times New Roman" w:hAnsi="Times New Roman" w:cs="Times New Roman"/>
          <w:sz w:val="24"/>
        </w:rPr>
        <w:t>s</w:t>
      </w:r>
      <w:r w:rsidRPr="00935F6C">
        <w:rPr>
          <w:rFonts w:ascii="Times New Roman" w:hAnsi="Times New Roman" w:cs="Times New Roman"/>
          <w:sz w:val="24"/>
        </w:rPr>
        <w:t>amples</w:t>
      </w:r>
    </w:p>
    <w:p w14:paraId="23E3FEB3" w14:textId="77777777" w:rsidR="00935F6C" w:rsidRPr="00935F6C" w:rsidRDefault="00935F6C" w:rsidP="00935F6C">
      <w:pPr>
        <w:numPr>
          <w:ilvl w:val="0"/>
          <w:numId w:val="1"/>
        </w:numPr>
        <w:spacing w:after="0"/>
        <w:jc w:val="both"/>
        <w:rPr>
          <w:rFonts w:ascii="Times New Roman" w:hAnsi="Times New Roman" w:cs="Times New Roman"/>
          <w:sz w:val="24"/>
        </w:rPr>
      </w:pPr>
      <w:r w:rsidRPr="00935F6C">
        <w:rPr>
          <w:rFonts w:ascii="Times New Roman" w:hAnsi="Times New Roman" w:cs="Times New Roman"/>
          <w:sz w:val="24"/>
        </w:rPr>
        <w:t xml:space="preserve">Proportion of features to train on </w:t>
      </w:r>
    </w:p>
    <w:p w14:paraId="7CAEDC29" w14:textId="5BCEC652" w:rsidR="00935F6C" w:rsidRPr="00935F6C" w:rsidRDefault="00935F6C" w:rsidP="00935F6C">
      <w:pPr>
        <w:spacing w:after="0"/>
        <w:jc w:val="both"/>
        <w:rPr>
          <w:rFonts w:ascii="Times New Roman" w:hAnsi="Times New Roman" w:cs="Times New Roman"/>
          <w:sz w:val="24"/>
        </w:rPr>
      </w:pPr>
      <w:r w:rsidRPr="00935F6C">
        <w:rPr>
          <w:rStyle w:val="Heading2Char"/>
          <w:u w:val="single"/>
        </w:rPr>
        <w:t>Extreme Gradient Boosting:</w:t>
      </w:r>
      <w:r w:rsidR="00FE7B02">
        <w:rPr>
          <w:rFonts w:ascii="Times New Roman" w:hAnsi="Times New Roman" w:cs="Times New Roman"/>
          <w:sz w:val="24"/>
        </w:rPr>
        <w:t xml:space="preserve"> The ‘xGBoost’ alternative on the former algorithm is as follows.</w:t>
      </w:r>
    </w:p>
    <w:p w14:paraId="5B410781" w14:textId="1AB6C046" w:rsidR="00935F6C" w:rsidRPr="00935F6C" w:rsidRDefault="00FE7B02" w:rsidP="00935F6C">
      <w:pPr>
        <w:numPr>
          <w:ilvl w:val="0"/>
          <w:numId w:val="2"/>
        </w:numPr>
        <w:spacing w:after="0"/>
        <w:jc w:val="both"/>
        <w:rPr>
          <w:rFonts w:ascii="Times New Roman" w:hAnsi="Times New Roman" w:cs="Times New Roman"/>
          <w:sz w:val="24"/>
        </w:rPr>
      </w:pPr>
      <w:r>
        <w:rPr>
          <w:rFonts w:ascii="Times New Roman" w:hAnsi="Times New Roman" w:cs="Times New Roman"/>
          <w:sz w:val="24"/>
        </w:rPr>
        <w:t>xGB</w:t>
      </w:r>
      <w:r w:rsidR="00935F6C" w:rsidRPr="00935F6C">
        <w:rPr>
          <w:rFonts w:ascii="Times New Roman" w:hAnsi="Times New Roman" w:cs="Times New Roman"/>
          <w:sz w:val="24"/>
        </w:rPr>
        <w:t>oost uses second order partial derivatives i</w:t>
      </w:r>
      <w:r>
        <w:rPr>
          <w:rFonts w:ascii="Times New Roman" w:hAnsi="Times New Roman" w:cs="Times New Roman"/>
          <w:sz w:val="24"/>
        </w:rPr>
        <w:t>.</w:t>
      </w:r>
      <w:r w:rsidR="00935F6C" w:rsidRPr="00935F6C">
        <w:rPr>
          <w:rFonts w:ascii="Times New Roman" w:hAnsi="Times New Roman" w:cs="Times New Roman"/>
          <w:sz w:val="24"/>
        </w:rPr>
        <w:t>e</w:t>
      </w:r>
      <w:r>
        <w:rPr>
          <w:rFonts w:ascii="Times New Roman" w:hAnsi="Times New Roman" w:cs="Times New Roman"/>
          <w:sz w:val="24"/>
        </w:rPr>
        <w:t>.</w:t>
      </w:r>
      <w:r w:rsidR="00935F6C" w:rsidRPr="00935F6C">
        <w:rPr>
          <w:rFonts w:ascii="Times New Roman" w:hAnsi="Times New Roman" w:cs="Times New Roman"/>
          <w:sz w:val="24"/>
        </w:rPr>
        <w:t xml:space="preserve"> second order gradients which provide more information regarding the direction and how to achieve solution</w:t>
      </w:r>
    </w:p>
    <w:p w14:paraId="68C9CE61" w14:textId="6F8F3F1A" w:rsidR="00935F6C" w:rsidRPr="00935F6C" w:rsidRDefault="00FE7B02" w:rsidP="00935F6C">
      <w:pPr>
        <w:numPr>
          <w:ilvl w:val="0"/>
          <w:numId w:val="2"/>
        </w:numPr>
        <w:spacing w:after="0"/>
        <w:jc w:val="both"/>
        <w:rPr>
          <w:rFonts w:ascii="Times New Roman" w:hAnsi="Times New Roman" w:cs="Times New Roman"/>
          <w:sz w:val="24"/>
        </w:rPr>
      </w:pPr>
      <w:r>
        <w:rPr>
          <w:rFonts w:ascii="Times New Roman" w:hAnsi="Times New Roman" w:cs="Times New Roman"/>
          <w:sz w:val="24"/>
        </w:rPr>
        <w:t>xGB</w:t>
      </w:r>
      <w:r w:rsidR="00935F6C" w:rsidRPr="00935F6C">
        <w:rPr>
          <w:rFonts w:ascii="Times New Roman" w:hAnsi="Times New Roman" w:cs="Times New Roman"/>
          <w:sz w:val="24"/>
        </w:rPr>
        <w:t xml:space="preserve">oost can penalize based on L1 and L2 </w:t>
      </w:r>
      <w:r>
        <w:rPr>
          <w:rFonts w:ascii="Times New Roman" w:hAnsi="Times New Roman" w:cs="Times New Roman"/>
          <w:sz w:val="24"/>
        </w:rPr>
        <w:t>r</w:t>
      </w:r>
      <w:r w:rsidR="00935F6C" w:rsidRPr="00935F6C">
        <w:rPr>
          <w:rFonts w:ascii="Times New Roman" w:hAnsi="Times New Roman" w:cs="Times New Roman"/>
          <w:sz w:val="24"/>
        </w:rPr>
        <w:t xml:space="preserve">egularizations </w:t>
      </w:r>
    </w:p>
    <w:p w14:paraId="3804BD16" w14:textId="3BE0FE52" w:rsidR="00FE7B02" w:rsidRDefault="00935F6C" w:rsidP="00935F6C">
      <w:pPr>
        <w:numPr>
          <w:ilvl w:val="0"/>
          <w:numId w:val="2"/>
        </w:numPr>
        <w:spacing w:after="0"/>
        <w:jc w:val="both"/>
        <w:rPr>
          <w:rFonts w:ascii="Times New Roman" w:hAnsi="Times New Roman" w:cs="Times New Roman"/>
          <w:sz w:val="24"/>
        </w:rPr>
      </w:pPr>
      <w:r w:rsidRPr="00935F6C">
        <w:rPr>
          <w:rFonts w:ascii="Times New Roman" w:hAnsi="Times New Roman" w:cs="Times New Roman"/>
          <w:sz w:val="24"/>
        </w:rPr>
        <w:t xml:space="preserve">For faster computing </w:t>
      </w:r>
      <w:r w:rsidR="00FE7B02">
        <w:rPr>
          <w:rFonts w:ascii="Times New Roman" w:hAnsi="Times New Roman" w:cs="Times New Roman"/>
          <w:sz w:val="24"/>
        </w:rPr>
        <w:t>xGB</w:t>
      </w:r>
      <w:r w:rsidRPr="00935F6C">
        <w:rPr>
          <w:rFonts w:ascii="Times New Roman" w:hAnsi="Times New Roman" w:cs="Times New Roman"/>
          <w:sz w:val="24"/>
        </w:rPr>
        <w:t>oost can make use</w:t>
      </w:r>
      <w:r w:rsidR="00FE7B02">
        <w:rPr>
          <w:rFonts w:ascii="Times New Roman" w:hAnsi="Times New Roman" w:cs="Times New Roman"/>
          <w:sz w:val="24"/>
        </w:rPr>
        <w:t xml:space="preserve"> of</w:t>
      </w:r>
      <w:r w:rsidRPr="00935F6C">
        <w:rPr>
          <w:rFonts w:ascii="Times New Roman" w:hAnsi="Times New Roman" w:cs="Times New Roman"/>
          <w:sz w:val="24"/>
        </w:rPr>
        <w:t xml:space="preserve"> multiple cores of CPU</w:t>
      </w:r>
      <w:r w:rsidR="00FE7B02">
        <w:rPr>
          <w:rFonts w:ascii="Times New Roman" w:hAnsi="Times New Roman" w:cs="Times New Roman"/>
          <w:sz w:val="24"/>
        </w:rPr>
        <w:t>.</w:t>
      </w:r>
      <w:r w:rsidRPr="00935F6C">
        <w:rPr>
          <w:rFonts w:ascii="Times New Roman" w:hAnsi="Times New Roman" w:cs="Times New Roman"/>
          <w:sz w:val="24"/>
        </w:rPr>
        <w:t xml:space="preserve"> This is possible due to the block structure in its system design</w:t>
      </w:r>
      <w:r w:rsidR="00FE7B02">
        <w:rPr>
          <w:rFonts w:ascii="Times New Roman" w:hAnsi="Times New Roman" w:cs="Times New Roman"/>
          <w:sz w:val="24"/>
        </w:rPr>
        <w:t xml:space="preserve">. </w:t>
      </w:r>
      <w:r w:rsidRPr="00935F6C">
        <w:rPr>
          <w:rFonts w:ascii="Times New Roman" w:hAnsi="Times New Roman" w:cs="Times New Roman"/>
          <w:sz w:val="24"/>
        </w:rPr>
        <w:t>Data is sorted and stored in memory units called blocks</w:t>
      </w:r>
    </w:p>
    <w:p w14:paraId="20FF5C5F" w14:textId="3CC3C44C" w:rsidR="00935F6C" w:rsidRPr="00935F6C" w:rsidRDefault="00FE7B02" w:rsidP="00935F6C">
      <w:pPr>
        <w:numPr>
          <w:ilvl w:val="0"/>
          <w:numId w:val="2"/>
        </w:numPr>
        <w:spacing w:after="0"/>
        <w:jc w:val="both"/>
        <w:rPr>
          <w:rFonts w:ascii="Times New Roman" w:hAnsi="Times New Roman" w:cs="Times New Roman"/>
          <w:sz w:val="24"/>
        </w:rPr>
      </w:pPr>
      <w:r>
        <w:rPr>
          <w:rFonts w:ascii="Times New Roman" w:hAnsi="Times New Roman" w:cs="Times New Roman"/>
          <w:sz w:val="24"/>
        </w:rPr>
        <w:t>T</w:t>
      </w:r>
      <w:r w:rsidR="00935F6C" w:rsidRPr="00935F6C">
        <w:rPr>
          <w:rFonts w:ascii="Times New Roman" w:hAnsi="Times New Roman" w:cs="Times New Roman"/>
          <w:sz w:val="24"/>
        </w:rPr>
        <w:t>his enables the data layout to be reused by subsequent iterations</w:t>
      </w:r>
      <w:r>
        <w:rPr>
          <w:rFonts w:ascii="Times New Roman" w:hAnsi="Times New Roman" w:cs="Times New Roman"/>
          <w:sz w:val="24"/>
        </w:rPr>
        <w:t xml:space="preserve"> </w:t>
      </w:r>
      <w:r w:rsidR="00935F6C" w:rsidRPr="00935F6C">
        <w:rPr>
          <w:rFonts w:ascii="Times New Roman" w:hAnsi="Times New Roman" w:cs="Times New Roman"/>
          <w:sz w:val="24"/>
        </w:rPr>
        <w:t>instead of computing it again</w:t>
      </w:r>
    </w:p>
    <w:p w14:paraId="6CCAD1E2" w14:textId="62C71709" w:rsidR="00935F6C" w:rsidRDefault="00935F6C" w:rsidP="00FB5286">
      <w:pPr>
        <w:spacing w:after="0"/>
        <w:jc w:val="both"/>
        <w:rPr>
          <w:rFonts w:ascii="Times New Roman" w:hAnsi="Times New Roman" w:cs="Times New Roman"/>
        </w:rPr>
      </w:pPr>
    </w:p>
    <w:p w14:paraId="0ACBA710" w14:textId="41D4CEC7" w:rsidR="00F0216C" w:rsidRDefault="00F0216C" w:rsidP="00FB5286">
      <w:pPr>
        <w:spacing w:after="0"/>
        <w:jc w:val="both"/>
        <w:rPr>
          <w:rFonts w:ascii="Times New Roman" w:hAnsi="Times New Roman" w:cs="Times New Roman"/>
        </w:rPr>
      </w:pPr>
    </w:p>
    <w:p w14:paraId="1C0D8A74" w14:textId="144289AA" w:rsidR="00F0216C" w:rsidRDefault="00F0216C" w:rsidP="00FB5286">
      <w:pPr>
        <w:spacing w:after="0"/>
        <w:jc w:val="both"/>
        <w:rPr>
          <w:rFonts w:ascii="Times New Roman" w:hAnsi="Times New Roman" w:cs="Times New Roman"/>
        </w:rPr>
      </w:pPr>
    </w:p>
    <w:p w14:paraId="57A8008B" w14:textId="6329C0C4" w:rsidR="00DD7EBC" w:rsidRDefault="00DD7EBC" w:rsidP="00FB5286">
      <w:pPr>
        <w:spacing w:after="0"/>
        <w:jc w:val="both"/>
        <w:rPr>
          <w:rFonts w:ascii="Times New Roman" w:hAnsi="Times New Roman" w:cs="Times New Roman"/>
        </w:rPr>
      </w:pPr>
    </w:p>
    <w:p w14:paraId="53D50B19" w14:textId="2F17AD80" w:rsidR="00DD7EBC" w:rsidRDefault="00DD7EBC" w:rsidP="00FB5286">
      <w:pPr>
        <w:spacing w:after="0"/>
        <w:jc w:val="both"/>
        <w:rPr>
          <w:rFonts w:ascii="Times New Roman" w:hAnsi="Times New Roman" w:cs="Times New Roman"/>
        </w:rPr>
      </w:pPr>
    </w:p>
    <w:p w14:paraId="3A67E529" w14:textId="3ECF31AF" w:rsidR="00DD7EBC" w:rsidRDefault="00DD7EBC" w:rsidP="00FB5286">
      <w:pPr>
        <w:spacing w:after="0"/>
        <w:jc w:val="both"/>
        <w:rPr>
          <w:rFonts w:ascii="Times New Roman" w:hAnsi="Times New Roman" w:cs="Times New Roman"/>
        </w:rPr>
      </w:pPr>
    </w:p>
    <w:p w14:paraId="2DB1CD9C" w14:textId="192994A5" w:rsidR="00DD7EBC" w:rsidRDefault="00DD7EBC" w:rsidP="00FB5286">
      <w:pPr>
        <w:spacing w:after="0"/>
        <w:jc w:val="both"/>
        <w:rPr>
          <w:rFonts w:ascii="Times New Roman" w:hAnsi="Times New Roman" w:cs="Times New Roman"/>
        </w:rPr>
      </w:pPr>
    </w:p>
    <w:p w14:paraId="6B382F8B" w14:textId="6584CAC6" w:rsidR="00DD7EBC" w:rsidRDefault="00DD7EBC" w:rsidP="00FB5286">
      <w:pPr>
        <w:spacing w:after="0"/>
        <w:jc w:val="both"/>
        <w:rPr>
          <w:rFonts w:ascii="Times New Roman" w:hAnsi="Times New Roman" w:cs="Times New Roman"/>
        </w:rPr>
      </w:pPr>
    </w:p>
    <w:p w14:paraId="326401B2" w14:textId="41A1D57E" w:rsidR="00DD7EBC" w:rsidRDefault="00DD7EBC" w:rsidP="00FB5286">
      <w:pPr>
        <w:spacing w:after="0"/>
        <w:jc w:val="both"/>
        <w:rPr>
          <w:rFonts w:ascii="Times New Roman" w:hAnsi="Times New Roman" w:cs="Times New Roman"/>
        </w:rPr>
      </w:pPr>
    </w:p>
    <w:p w14:paraId="788815B7" w14:textId="17B6109C" w:rsidR="00DD7EBC" w:rsidRDefault="00DD7EBC" w:rsidP="00FB5286">
      <w:pPr>
        <w:spacing w:after="0"/>
        <w:jc w:val="both"/>
        <w:rPr>
          <w:rFonts w:ascii="Times New Roman" w:hAnsi="Times New Roman" w:cs="Times New Roman"/>
        </w:rPr>
      </w:pPr>
    </w:p>
    <w:p w14:paraId="3EA7DF5A" w14:textId="49305FC1" w:rsidR="00DD7EBC" w:rsidRDefault="00DD7EBC" w:rsidP="00FB5286">
      <w:pPr>
        <w:spacing w:after="0"/>
        <w:jc w:val="both"/>
        <w:rPr>
          <w:rFonts w:ascii="Times New Roman" w:hAnsi="Times New Roman" w:cs="Times New Roman"/>
        </w:rPr>
      </w:pPr>
    </w:p>
    <w:p w14:paraId="5FD643B5" w14:textId="39F0535E" w:rsidR="00DD7EBC" w:rsidRDefault="00DD7EBC" w:rsidP="00FB5286">
      <w:pPr>
        <w:spacing w:after="0"/>
        <w:jc w:val="both"/>
        <w:rPr>
          <w:rFonts w:ascii="Times New Roman" w:hAnsi="Times New Roman" w:cs="Times New Roman"/>
        </w:rPr>
      </w:pPr>
    </w:p>
    <w:p w14:paraId="53BB041B" w14:textId="48995A2C" w:rsidR="00DD7EBC" w:rsidRDefault="00DD7EBC" w:rsidP="00FB5286">
      <w:pPr>
        <w:spacing w:after="0"/>
        <w:jc w:val="both"/>
        <w:rPr>
          <w:rFonts w:ascii="Times New Roman" w:hAnsi="Times New Roman" w:cs="Times New Roman"/>
        </w:rPr>
      </w:pPr>
    </w:p>
    <w:p w14:paraId="3E252612" w14:textId="77777777" w:rsidR="00DD7EBC" w:rsidRDefault="00DD7EBC" w:rsidP="00FB5286">
      <w:pPr>
        <w:spacing w:after="0"/>
        <w:jc w:val="both"/>
        <w:rPr>
          <w:rFonts w:ascii="Times New Roman" w:hAnsi="Times New Roman" w:cs="Times New Roman"/>
        </w:rPr>
      </w:pPr>
    </w:p>
    <w:p w14:paraId="666E2A3C" w14:textId="052D6F20" w:rsidR="00C3079C" w:rsidRPr="00BB4D74" w:rsidRDefault="00864042">
      <w:pPr>
        <w:pStyle w:val="Heading1"/>
        <w:pBdr>
          <w:top w:val="single" w:sz="4" w:space="1" w:color="5B9BD5" w:themeColor="accent1"/>
          <w:bottom w:val="single" w:sz="4" w:space="1" w:color="5B9BD5" w:themeColor="accent1"/>
        </w:pBdr>
        <w:jc w:val="center"/>
        <w:rPr>
          <w:b/>
          <w:rPrChange w:id="289" w:author="Dennis Choksi" w:date="2019-04-30T01:03:00Z">
            <w:rPr/>
          </w:rPrChange>
        </w:rPr>
        <w:pPrChange w:id="290" w:author="Dennis Choksi" w:date="2019-04-30T01:04:00Z">
          <w:pPr>
            <w:pStyle w:val="IntenseQuote"/>
            <w:tabs>
              <w:tab w:val="left" w:pos="3228"/>
              <w:tab w:val="center" w:pos="4680"/>
            </w:tabs>
            <w:jc w:val="left"/>
          </w:pPr>
        </w:pPrChange>
      </w:pPr>
      <w:r w:rsidRPr="00BB4D74">
        <w:rPr>
          <w:b/>
          <w:i/>
          <w:rPrChange w:id="291" w:author="Dennis Choksi" w:date="2019-04-30T01:03:00Z">
            <w:rPr/>
          </w:rPrChange>
        </w:rPr>
        <w:lastRenderedPageBreak/>
        <w:t>IMPLEMENTATIO</w:t>
      </w:r>
      <w:r w:rsidR="00C3079C" w:rsidRPr="00BB4D74">
        <w:rPr>
          <w:b/>
          <w:i/>
          <w:rPrChange w:id="292" w:author="Dennis Choksi" w:date="2019-04-30T01:03:00Z">
            <w:rPr/>
          </w:rPrChange>
        </w:rPr>
        <w:t>N</w:t>
      </w:r>
    </w:p>
    <w:p w14:paraId="657660A5" w14:textId="0839895A" w:rsidR="007B4C51" w:rsidRPr="00BB4D74" w:rsidRDefault="00274E6C">
      <w:pPr>
        <w:pStyle w:val="Heading2"/>
        <w:rPr>
          <w:rFonts w:ascii="Times New Roman" w:hAnsi="Times New Roman" w:cs="Times New Roman"/>
          <w:rPrChange w:id="293" w:author="Dennis Choksi" w:date="2019-04-30T01:04:00Z">
            <w:rPr>
              <w:rFonts w:ascii="Times New Roman" w:hAnsi="Times New Roman" w:cs="Times New Roman"/>
              <w:sz w:val="24"/>
              <w:szCs w:val="24"/>
            </w:rPr>
          </w:rPrChange>
        </w:rPr>
        <w:pPrChange w:id="294" w:author="Dennis Choksi" w:date="2019-04-30T01:07:00Z">
          <w:pPr>
            <w:jc w:val="both"/>
          </w:pPr>
        </w:pPrChange>
      </w:pPr>
      <w:r w:rsidRPr="003D4845">
        <w:rPr>
          <w:rStyle w:val="Heading1Char"/>
          <w:sz w:val="26"/>
          <w:szCs w:val="26"/>
          <w:u w:val="single"/>
        </w:rPr>
        <w:t>Exploratory analysis:</w:t>
      </w:r>
      <w:r w:rsidRPr="00BB4D74">
        <w:rPr>
          <w:rFonts w:ascii="Times New Roman" w:hAnsi="Times New Roman" w:cs="Times New Roman"/>
          <w:rPrChange w:id="295" w:author="Dennis Choksi" w:date="2019-04-30T01:04:00Z">
            <w:rPr>
              <w:rFonts w:ascii="Times New Roman" w:hAnsi="Times New Roman" w:cs="Times New Roman"/>
              <w:sz w:val="24"/>
              <w:szCs w:val="24"/>
            </w:rPr>
          </w:rPrChange>
        </w:rPr>
        <w:t xml:space="preserve"> </w:t>
      </w:r>
    </w:p>
    <w:p w14:paraId="3D9F2CDC" w14:textId="03ECCA56" w:rsidR="007B4C51" w:rsidRDefault="007B4C51" w:rsidP="006D04F7">
      <w:pPr>
        <w:jc w:val="both"/>
        <w:rPr>
          <w:rFonts w:ascii="Times New Roman" w:hAnsi="Times New Roman" w:cs="Times New Roman"/>
          <w:sz w:val="24"/>
          <w:szCs w:val="24"/>
        </w:rPr>
      </w:pPr>
      <w:r>
        <w:rPr>
          <w:rFonts w:ascii="Times New Roman" w:hAnsi="Times New Roman" w:cs="Times New Roman"/>
          <w:sz w:val="24"/>
          <w:szCs w:val="24"/>
        </w:rPr>
        <w:t xml:space="preserve">We first wished to see the distribution of the critical temperatures of all the 21263 elements listed to gain some insight </w:t>
      </w:r>
      <w:r w:rsidR="00DD7EBC">
        <w:rPr>
          <w:rFonts w:ascii="Times New Roman" w:hAnsi="Times New Roman" w:cs="Times New Roman"/>
          <w:sz w:val="24"/>
          <w:szCs w:val="24"/>
        </w:rPr>
        <w:t>into the data. Thus</w:t>
      </w:r>
      <w:r w:rsidR="00847953">
        <w:rPr>
          <w:rFonts w:ascii="Times New Roman" w:hAnsi="Times New Roman" w:cs="Times New Roman"/>
          <w:sz w:val="24"/>
          <w:szCs w:val="24"/>
        </w:rPr>
        <w:t>,</w:t>
      </w:r>
      <w:r w:rsidR="00DD7EBC">
        <w:rPr>
          <w:rFonts w:ascii="Times New Roman" w:hAnsi="Times New Roman" w:cs="Times New Roman"/>
          <w:sz w:val="24"/>
          <w:szCs w:val="24"/>
        </w:rPr>
        <w:t xml:space="preserve"> we plotted the scatter plot of all the critical temperatures. </w:t>
      </w:r>
    </w:p>
    <w:p w14:paraId="2BE1E608" w14:textId="2EFAABB4" w:rsidR="00DD7EBC" w:rsidRDefault="00DD7EBC" w:rsidP="006D04F7">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57" behindDoc="0" locked="0" layoutInCell="1" allowOverlap="1" wp14:anchorId="5EBE2CCD" wp14:editId="6FD2DCDD">
            <wp:simplePos x="0" y="0"/>
            <wp:positionH relativeFrom="column">
              <wp:posOffset>8255</wp:posOffset>
            </wp:positionH>
            <wp:positionV relativeFrom="paragraph">
              <wp:posOffset>78105</wp:posOffset>
            </wp:positionV>
            <wp:extent cx="2777107" cy="2103120"/>
            <wp:effectExtent l="19050" t="19050" r="23495" b="1143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c Scatter.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7107" cy="210312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7F8A17AF" w14:textId="269E9C8F" w:rsidR="007B4C51" w:rsidRDefault="00847953" w:rsidP="006D04F7">
      <w:pPr>
        <w:jc w:val="both"/>
        <w:rPr>
          <w:rFonts w:ascii="Times New Roman" w:hAnsi="Times New Roman" w:cs="Times New Roman"/>
          <w:sz w:val="24"/>
          <w:szCs w:val="24"/>
        </w:rPr>
      </w:pPr>
      <w:r>
        <w:rPr>
          <w:rFonts w:ascii="Times New Roman" w:hAnsi="Times New Roman" w:cs="Times New Roman"/>
          <w:sz w:val="24"/>
          <w:szCs w:val="24"/>
        </w:rPr>
        <w:t xml:space="preserve">The scatter plot here shows that </w:t>
      </w:r>
      <w:ins w:id="296" w:author="Dennis Choksi" w:date="2019-04-30T01:05:00Z">
        <w:r w:rsidR="00BB4D74">
          <w:rPr>
            <w:rFonts w:ascii="Times New Roman" w:hAnsi="Times New Roman" w:cs="Times New Roman"/>
            <w:sz w:val="24"/>
            <w:szCs w:val="24"/>
          </w:rPr>
          <w:t>the</w:t>
        </w:r>
      </w:ins>
      <w:del w:id="297" w:author="Dennis Choksi" w:date="2019-04-30T01:05:00Z">
        <w:r w:rsidDel="00BB4D74">
          <w:rPr>
            <w:rFonts w:ascii="Times New Roman" w:hAnsi="Times New Roman" w:cs="Times New Roman"/>
            <w:sz w:val="24"/>
            <w:szCs w:val="24"/>
          </w:rPr>
          <w:delText>our</w:delText>
        </w:r>
      </w:del>
      <w:r>
        <w:rPr>
          <w:rFonts w:ascii="Times New Roman" w:hAnsi="Times New Roman" w:cs="Times New Roman"/>
          <w:sz w:val="24"/>
          <w:szCs w:val="24"/>
        </w:rPr>
        <w:t xml:space="preserve"> data has a majority of the low temperature superconductors i.e.</w:t>
      </w:r>
      <w:ins w:id="298" w:author="Dennis Choksi" w:date="2019-04-30T01:05:00Z">
        <w:r w:rsidR="00753AA2">
          <w:rPr>
            <w:rFonts w:ascii="Times New Roman" w:hAnsi="Times New Roman" w:cs="Times New Roman"/>
            <w:sz w:val="24"/>
            <w:szCs w:val="24"/>
          </w:rPr>
          <w:t>,</w:t>
        </w:r>
      </w:ins>
      <w:r>
        <w:rPr>
          <w:rFonts w:ascii="Times New Roman" w:hAnsi="Times New Roman" w:cs="Times New Roman"/>
          <w:sz w:val="24"/>
          <w:szCs w:val="24"/>
        </w:rPr>
        <w:t xml:space="preserve"> superconductors having a critical temperature below 35K. </w:t>
      </w:r>
    </w:p>
    <w:p w14:paraId="2F0D9BD5" w14:textId="6D46DF50" w:rsidR="00847953" w:rsidRDefault="00847953" w:rsidP="006D04F7">
      <w:pPr>
        <w:jc w:val="both"/>
        <w:rPr>
          <w:rFonts w:ascii="Times New Roman" w:hAnsi="Times New Roman" w:cs="Times New Roman"/>
          <w:sz w:val="24"/>
          <w:szCs w:val="24"/>
        </w:rPr>
      </w:pPr>
    </w:p>
    <w:p w14:paraId="2565CCA1" w14:textId="20851FBE" w:rsidR="00DD7EBC" w:rsidRDefault="00DD7EBC" w:rsidP="006D04F7">
      <w:pPr>
        <w:jc w:val="both"/>
        <w:rPr>
          <w:rFonts w:ascii="Times New Roman" w:hAnsi="Times New Roman" w:cs="Times New Roman"/>
          <w:sz w:val="24"/>
          <w:szCs w:val="24"/>
        </w:rPr>
      </w:pPr>
    </w:p>
    <w:p w14:paraId="2B531B87" w14:textId="2CFFB87C" w:rsidR="00DD7EBC" w:rsidRDefault="00DD03B3" w:rsidP="006D04F7">
      <w:pPr>
        <w:jc w:val="both"/>
        <w:rPr>
          <w:rFonts w:ascii="Times New Roman" w:hAnsi="Times New Roman" w:cs="Times New Roman"/>
          <w:sz w:val="24"/>
          <w:szCs w:val="24"/>
        </w:rPr>
      </w:pPr>
      <w:r>
        <w:rPr>
          <w:noProof/>
        </w:rPr>
        <mc:AlternateContent>
          <mc:Choice Requires="wps">
            <w:drawing>
              <wp:anchor distT="0" distB="0" distL="114300" distR="114300" simplePos="0" relativeHeight="251658258" behindDoc="0" locked="0" layoutInCell="1" allowOverlap="1" wp14:anchorId="62555D17" wp14:editId="22F9254E">
                <wp:simplePos x="0" y="0"/>
                <wp:positionH relativeFrom="column">
                  <wp:posOffset>276225</wp:posOffset>
                </wp:positionH>
                <wp:positionV relativeFrom="paragraph">
                  <wp:posOffset>258445</wp:posOffset>
                </wp:positionV>
                <wp:extent cx="2232025" cy="1905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232025" cy="190500"/>
                        </a:xfrm>
                        <a:prstGeom prst="rect">
                          <a:avLst/>
                        </a:prstGeom>
                        <a:solidFill>
                          <a:prstClr val="white"/>
                        </a:solidFill>
                        <a:ln>
                          <a:noFill/>
                        </a:ln>
                      </wps:spPr>
                      <wps:txbx>
                        <w:txbxContent>
                          <w:p w14:paraId="4664B406" w14:textId="0C4B3A9E" w:rsidR="007C65B7" w:rsidRPr="00BB4D74" w:rsidRDefault="007C65B7" w:rsidP="00847953">
                            <w:pPr>
                              <w:pStyle w:val="Caption"/>
                              <w:rPr>
                                <w:rFonts w:ascii="Times New Roman" w:hAnsi="Times New Roman" w:cs="Times New Roman"/>
                                <w:noProof/>
                                <w:sz w:val="28"/>
                                <w:szCs w:val="24"/>
                                <w:rPrChange w:id="299" w:author="Dennis Choksi" w:date="2019-04-30T01:04:00Z">
                                  <w:rPr>
                                    <w:rFonts w:ascii="Times New Roman" w:hAnsi="Times New Roman" w:cs="Times New Roman"/>
                                    <w:noProof/>
                                    <w:szCs w:val="24"/>
                                  </w:rPr>
                                </w:rPrChange>
                              </w:rPr>
                            </w:pPr>
                            <w:r w:rsidRPr="00BB4D74">
                              <w:rPr>
                                <w:sz w:val="20"/>
                                <w:rPrChange w:id="300" w:author="Dennis Choksi" w:date="2019-04-30T01:04:00Z">
                                  <w:rPr>
                                    <w:sz w:val="12"/>
                                  </w:rPr>
                                </w:rPrChange>
                              </w:rPr>
                              <w:t xml:space="preserve">Fig. </w:t>
                            </w:r>
                            <w:r w:rsidRPr="00BB4D74">
                              <w:rPr>
                                <w:sz w:val="20"/>
                                <w:rPrChange w:id="301" w:author="Dennis Choksi" w:date="2019-04-30T01:04:00Z">
                                  <w:rPr>
                                    <w:sz w:val="12"/>
                                  </w:rPr>
                                </w:rPrChange>
                              </w:rPr>
                              <w:fldChar w:fldCharType="begin"/>
                            </w:r>
                            <w:r w:rsidRPr="00BB4D74">
                              <w:rPr>
                                <w:sz w:val="20"/>
                                <w:rPrChange w:id="302" w:author="Dennis Choksi" w:date="2019-04-30T01:04:00Z">
                                  <w:rPr>
                                    <w:sz w:val="12"/>
                                  </w:rPr>
                                </w:rPrChange>
                              </w:rPr>
                              <w:instrText xml:space="preserve"> SEQ Figure \* ARABIC </w:instrText>
                            </w:r>
                            <w:r w:rsidRPr="00BB4D74">
                              <w:rPr>
                                <w:sz w:val="20"/>
                                <w:rPrChange w:id="303" w:author="Dennis Choksi" w:date="2019-04-30T01:04:00Z">
                                  <w:rPr>
                                    <w:sz w:val="12"/>
                                  </w:rPr>
                                </w:rPrChange>
                              </w:rPr>
                              <w:fldChar w:fldCharType="separate"/>
                            </w:r>
                            <w:r w:rsidRPr="00BB4D74">
                              <w:rPr>
                                <w:noProof/>
                                <w:sz w:val="20"/>
                                <w:rPrChange w:id="304" w:author="Dennis Choksi" w:date="2019-04-30T01:04:00Z">
                                  <w:rPr>
                                    <w:noProof/>
                                    <w:sz w:val="12"/>
                                  </w:rPr>
                                </w:rPrChange>
                              </w:rPr>
                              <w:t>1</w:t>
                            </w:r>
                            <w:r w:rsidRPr="00BB4D74">
                              <w:rPr>
                                <w:sz w:val="20"/>
                                <w:rPrChange w:id="305" w:author="Dennis Choksi" w:date="2019-04-30T01:04:00Z">
                                  <w:rPr>
                                    <w:sz w:val="12"/>
                                  </w:rPr>
                                </w:rPrChange>
                              </w:rPr>
                              <w:fldChar w:fldCharType="end"/>
                            </w:r>
                            <w:r w:rsidRPr="00BB4D74">
                              <w:rPr>
                                <w:sz w:val="20"/>
                                <w:rPrChange w:id="306" w:author="Dennis Choksi" w:date="2019-04-30T01:04:00Z">
                                  <w:rPr>
                                    <w:sz w:val="12"/>
                                  </w:rPr>
                                </w:rPrChange>
                              </w:rPr>
                              <w:t xml:space="preserve"> Scatter Plot - Critical Temperatures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555D17" id="_x0000_t202" coordsize="21600,21600" o:spt="202" path="m,l,21600r21600,l21600,xe">
                <v:stroke joinstyle="miter"/>
                <v:path gradientshapeok="t" o:connecttype="rect"/>
              </v:shapetype>
              <v:shape id="Text Box 20" o:spid="_x0000_s1026" type="#_x0000_t202" style="position:absolute;left:0;text-align:left;margin-left:21.75pt;margin-top:20.35pt;width:175.75pt;height:1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" stroked="f">
                <v:textbox inset="0,0,0,0">
                  <w:txbxContent>
                    <w:p w14:paraId="4664B406" w14:textId="0C4B3A9E" w:rsidR="007C65B7" w:rsidRPr="00BB4D74" w:rsidRDefault="007C65B7" w:rsidP="00847953">
                      <w:pPr>
                        <w:pStyle w:val="Caption"/>
                        <w:rPr>
                          <w:rFonts w:ascii="Times New Roman" w:hAnsi="Times New Roman" w:cs="Times New Roman"/>
                          <w:noProof/>
                          <w:sz w:val="28"/>
                          <w:szCs w:val="24"/>
                          <w:rPrChange w:id="310" w:author="Dennis Choksi" w:date="2019-04-30T01:04:00Z">
                            <w:rPr>
                              <w:rFonts w:ascii="Times New Roman" w:hAnsi="Times New Roman" w:cs="Times New Roman"/>
                              <w:noProof/>
                              <w:szCs w:val="24"/>
                            </w:rPr>
                          </w:rPrChange>
                        </w:rPr>
                      </w:pPr>
                      <w:r w:rsidRPr="00BB4D74">
                        <w:rPr>
                          <w:sz w:val="20"/>
                          <w:rPrChange w:id="311" w:author="Dennis Choksi" w:date="2019-04-30T01:04:00Z">
                            <w:rPr>
                              <w:sz w:val="12"/>
                            </w:rPr>
                          </w:rPrChange>
                        </w:rPr>
                        <w:t xml:space="preserve">Fig. </w:t>
                      </w:r>
                      <w:r w:rsidRPr="00BB4D74">
                        <w:rPr>
                          <w:sz w:val="20"/>
                          <w:rPrChange w:id="312" w:author="Dennis Choksi" w:date="2019-04-30T01:04:00Z">
                            <w:rPr>
                              <w:sz w:val="12"/>
                            </w:rPr>
                          </w:rPrChange>
                        </w:rPr>
                        <w:fldChar w:fldCharType="begin"/>
                      </w:r>
                      <w:r w:rsidRPr="00BB4D74">
                        <w:rPr>
                          <w:sz w:val="20"/>
                          <w:rPrChange w:id="313" w:author="Dennis Choksi" w:date="2019-04-30T01:04:00Z">
                            <w:rPr>
                              <w:sz w:val="12"/>
                            </w:rPr>
                          </w:rPrChange>
                        </w:rPr>
                        <w:instrText xml:space="preserve"> SEQ Figure \* ARABIC </w:instrText>
                      </w:r>
                      <w:r w:rsidRPr="00BB4D74">
                        <w:rPr>
                          <w:sz w:val="20"/>
                          <w:rPrChange w:id="314" w:author="Dennis Choksi" w:date="2019-04-30T01:04:00Z">
                            <w:rPr>
                              <w:sz w:val="12"/>
                            </w:rPr>
                          </w:rPrChange>
                        </w:rPr>
                        <w:fldChar w:fldCharType="separate"/>
                      </w:r>
                      <w:r w:rsidRPr="00BB4D74">
                        <w:rPr>
                          <w:noProof/>
                          <w:sz w:val="20"/>
                          <w:rPrChange w:id="315" w:author="Dennis Choksi" w:date="2019-04-30T01:04:00Z">
                            <w:rPr>
                              <w:noProof/>
                              <w:sz w:val="12"/>
                            </w:rPr>
                          </w:rPrChange>
                        </w:rPr>
                        <w:t>1</w:t>
                      </w:r>
                      <w:r w:rsidRPr="00BB4D74">
                        <w:rPr>
                          <w:sz w:val="20"/>
                          <w:rPrChange w:id="316" w:author="Dennis Choksi" w:date="2019-04-30T01:04:00Z">
                            <w:rPr>
                              <w:sz w:val="12"/>
                            </w:rPr>
                          </w:rPrChange>
                        </w:rPr>
                        <w:fldChar w:fldCharType="end"/>
                      </w:r>
                      <w:r w:rsidRPr="00BB4D74">
                        <w:rPr>
                          <w:sz w:val="20"/>
                          <w:rPrChange w:id="317" w:author="Dennis Choksi" w:date="2019-04-30T01:04:00Z">
                            <w:rPr>
                              <w:sz w:val="12"/>
                            </w:rPr>
                          </w:rPrChange>
                        </w:rPr>
                        <w:t xml:space="preserve"> Scatter Plot - Critical Temperatures</w:t>
                      </w:r>
                    </w:p>
                  </w:txbxContent>
                </v:textbox>
                <w10:wrap type="square"/>
              </v:shape>
            </w:pict>
          </mc:Fallback>
        </mc:AlternateContent>
      </w:r>
    </w:p>
    <w:p w14:paraId="61B399C8" w14:textId="7AA1D1EF" w:rsidR="00DD7EBC" w:rsidRDefault="00DD7EBC" w:rsidP="006D04F7">
      <w:pPr>
        <w:jc w:val="both"/>
        <w:rPr>
          <w:rFonts w:ascii="Times New Roman" w:hAnsi="Times New Roman" w:cs="Times New Roman"/>
          <w:sz w:val="24"/>
          <w:szCs w:val="24"/>
        </w:rPr>
      </w:pPr>
    </w:p>
    <w:p w14:paraId="1AB1750B" w14:textId="29D7A4E6" w:rsidR="00847953" w:rsidRDefault="00BB4D74" w:rsidP="006D04F7">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59" behindDoc="0" locked="0" layoutInCell="1" allowOverlap="1" wp14:anchorId="2DD94B69" wp14:editId="55FC721C">
            <wp:simplePos x="0" y="0"/>
            <wp:positionH relativeFrom="column">
              <wp:posOffset>15240</wp:posOffset>
            </wp:positionH>
            <wp:positionV relativeFrom="paragraph">
              <wp:posOffset>40005</wp:posOffset>
            </wp:positionV>
            <wp:extent cx="2776316" cy="2103120"/>
            <wp:effectExtent l="19050" t="19050" r="24130" b="1143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itical  temp hist.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6316" cy="210312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56634D0E" w14:textId="75452CEE" w:rsidR="00847953" w:rsidRDefault="00DD03B3" w:rsidP="006D04F7">
      <w:pPr>
        <w:jc w:val="both"/>
        <w:rPr>
          <w:rFonts w:ascii="Times New Roman" w:hAnsi="Times New Roman" w:cs="Times New Roman"/>
          <w:sz w:val="24"/>
          <w:szCs w:val="24"/>
        </w:rPr>
      </w:pPr>
      <w:r>
        <w:rPr>
          <w:rFonts w:ascii="Times New Roman" w:hAnsi="Times New Roman" w:cs="Times New Roman"/>
          <w:sz w:val="24"/>
          <w:szCs w:val="24"/>
        </w:rPr>
        <w:t xml:space="preserve">This was further corroborated when </w:t>
      </w:r>
      <w:del w:id="307" w:author="Dennis Choksi" w:date="2019-04-30T01:06:00Z">
        <w:r w:rsidDel="00753AA2">
          <w:rPr>
            <w:rFonts w:ascii="Times New Roman" w:hAnsi="Times New Roman" w:cs="Times New Roman"/>
            <w:sz w:val="24"/>
            <w:szCs w:val="24"/>
          </w:rPr>
          <w:delText xml:space="preserve">we plotted </w:delText>
        </w:r>
      </w:del>
      <w:r>
        <w:rPr>
          <w:rFonts w:ascii="Times New Roman" w:hAnsi="Times New Roman" w:cs="Times New Roman"/>
          <w:sz w:val="24"/>
          <w:szCs w:val="24"/>
        </w:rPr>
        <w:t>the histogram of the compounds for their critical temperatures</w:t>
      </w:r>
      <w:ins w:id="308" w:author="Dennis Choksi" w:date="2019-04-30T01:06:00Z">
        <w:r w:rsidR="00753AA2">
          <w:rPr>
            <w:rFonts w:ascii="Times New Roman" w:hAnsi="Times New Roman" w:cs="Times New Roman"/>
            <w:sz w:val="24"/>
            <w:szCs w:val="24"/>
          </w:rPr>
          <w:t xml:space="preserve"> was plotted</w:t>
        </w:r>
      </w:ins>
      <w:r>
        <w:rPr>
          <w:rFonts w:ascii="Times New Roman" w:hAnsi="Times New Roman" w:cs="Times New Roman"/>
          <w:sz w:val="24"/>
          <w:szCs w:val="24"/>
        </w:rPr>
        <w:t>.</w:t>
      </w:r>
    </w:p>
    <w:p w14:paraId="41AD8E7D" w14:textId="77777777" w:rsidR="00847953" w:rsidRDefault="00847953" w:rsidP="006D04F7">
      <w:pPr>
        <w:jc w:val="both"/>
        <w:rPr>
          <w:rFonts w:ascii="Times New Roman" w:hAnsi="Times New Roman" w:cs="Times New Roman"/>
          <w:sz w:val="24"/>
          <w:szCs w:val="24"/>
        </w:rPr>
      </w:pPr>
    </w:p>
    <w:p w14:paraId="0FFF1964" w14:textId="77777777" w:rsidR="00847953" w:rsidRDefault="00847953" w:rsidP="006D04F7">
      <w:pPr>
        <w:jc w:val="both"/>
        <w:rPr>
          <w:rFonts w:ascii="Times New Roman" w:hAnsi="Times New Roman" w:cs="Times New Roman"/>
          <w:sz w:val="24"/>
          <w:szCs w:val="24"/>
        </w:rPr>
      </w:pPr>
    </w:p>
    <w:p w14:paraId="1E32CAA5" w14:textId="77777777" w:rsidR="00847953" w:rsidRDefault="00847953" w:rsidP="006D04F7">
      <w:pPr>
        <w:jc w:val="both"/>
        <w:rPr>
          <w:rFonts w:ascii="Times New Roman" w:hAnsi="Times New Roman" w:cs="Times New Roman"/>
          <w:sz w:val="24"/>
          <w:szCs w:val="24"/>
        </w:rPr>
      </w:pPr>
    </w:p>
    <w:p w14:paraId="73CBAC2D" w14:textId="2C4A01E8" w:rsidR="00847953" w:rsidRDefault="00847953" w:rsidP="006D04F7">
      <w:pPr>
        <w:jc w:val="both"/>
        <w:rPr>
          <w:rFonts w:ascii="Times New Roman" w:hAnsi="Times New Roman" w:cs="Times New Roman"/>
          <w:sz w:val="24"/>
          <w:szCs w:val="24"/>
        </w:rPr>
      </w:pPr>
    </w:p>
    <w:p w14:paraId="6A0448AF" w14:textId="5A5119D6" w:rsidR="001B576F" w:rsidRDefault="001B576F" w:rsidP="006D04F7">
      <w:pPr>
        <w:jc w:val="both"/>
        <w:rPr>
          <w:ins w:id="309" w:author="Dennis Choksi" w:date="2019-04-30T01:46:00Z"/>
          <w:rFonts w:ascii="Times New Roman" w:hAnsi="Times New Roman" w:cs="Times New Roman"/>
          <w:sz w:val="24"/>
          <w:szCs w:val="24"/>
        </w:rPr>
      </w:pPr>
      <w:r>
        <w:rPr>
          <w:noProof/>
        </w:rPr>
        <mc:AlternateContent>
          <mc:Choice Requires="wps">
            <w:drawing>
              <wp:anchor distT="0" distB="0" distL="114300" distR="114300" simplePos="0" relativeHeight="251658260" behindDoc="0" locked="0" layoutInCell="1" allowOverlap="1" wp14:anchorId="04223647" wp14:editId="4AA68ED7">
                <wp:simplePos x="0" y="0"/>
                <wp:positionH relativeFrom="column">
                  <wp:posOffset>381000</wp:posOffset>
                </wp:positionH>
                <wp:positionV relativeFrom="paragraph">
                  <wp:posOffset>91440</wp:posOffset>
                </wp:positionV>
                <wp:extent cx="2127250" cy="219075"/>
                <wp:effectExtent l="0" t="0" r="6350" b="9525"/>
                <wp:wrapSquare wrapText="bothSides"/>
                <wp:docPr id="22" name="Text Box 22"/>
                <wp:cNvGraphicFramePr/>
                <a:graphic xmlns:a="http://schemas.openxmlformats.org/drawingml/2006/main">
                  <a:graphicData uri="http://schemas.microsoft.com/office/word/2010/wordprocessingShape">
                    <wps:wsp>
                      <wps:cNvSpPr txBox="1"/>
                      <wps:spPr>
                        <a:xfrm>
                          <a:off x="0" y="0"/>
                          <a:ext cx="2127250" cy="219075"/>
                        </a:xfrm>
                        <a:prstGeom prst="rect">
                          <a:avLst/>
                        </a:prstGeom>
                        <a:solidFill>
                          <a:prstClr val="white"/>
                        </a:solidFill>
                        <a:ln>
                          <a:noFill/>
                        </a:ln>
                      </wps:spPr>
                      <wps:txbx>
                        <w:txbxContent>
                          <w:p w14:paraId="78CDB649" w14:textId="04E72EAE" w:rsidR="007C65B7" w:rsidRPr="00BB4D74" w:rsidRDefault="007C65B7" w:rsidP="00D13ED3">
                            <w:pPr>
                              <w:pStyle w:val="Caption"/>
                              <w:rPr>
                                <w:rFonts w:ascii="Times New Roman" w:hAnsi="Times New Roman" w:cs="Times New Roman"/>
                                <w:noProof/>
                                <w:sz w:val="28"/>
                                <w:szCs w:val="24"/>
                                <w:rPrChange w:id="310" w:author="Dennis Choksi" w:date="2019-04-30T01:05:00Z">
                                  <w:rPr>
                                    <w:rFonts w:ascii="Times New Roman" w:hAnsi="Times New Roman" w:cs="Times New Roman"/>
                                    <w:noProof/>
                                    <w:szCs w:val="24"/>
                                  </w:rPr>
                                </w:rPrChange>
                              </w:rPr>
                            </w:pPr>
                            <w:r w:rsidRPr="00BB4D74">
                              <w:rPr>
                                <w:sz w:val="20"/>
                                <w:rPrChange w:id="311" w:author="Dennis Choksi" w:date="2019-04-30T01:05:00Z">
                                  <w:rPr>
                                    <w:sz w:val="12"/>
                                  </w:rPr>
                                </w:rPrChange>
                              </w:rPr>
                              <w:t xml:space="preserve">Fig. </w:t>
                            </w:r>
                            <w:r w:rsidRPr="00BB4D74">
                              <w:rPr>
                                <w:sz w:val="20"/>
                                <w:rPrChange w:id="312" w:author="Dennis Choksi" w:date="2019-04-30T01:05:00Z">
                                  <w:rPr>
                                    <w:sz w:val="12"/>
                                  </w:rPr>
                                </w:rPrChange>
                              </w:rPr>
                              <w:fldChar w:fldCharType="begin"/>
                            </w:r>
                            <w:r w:rsidRPr="00BB4D74">
                              <w:rPr>
                                <w:sz w:val="20"/>
                                <w:rPrChange w:id="313" w:author="Dennis Choksi" w:date="2019-04-30T01:05:00Z">
                                  <w:rPr>
                                    <w:sz w:val="12"/>
                                  </w:rPr>
                                </w:rPrChange>
                              </w:rPr>
                              <w:instrText xml:space="preserve"> SEQ Figure \* ARABIC </w:instrText>
                            </w:r>
                            <w:r w:rsidRPr="00BB4D74">
                              <w:rPr>
                                <w:sz w:val="20"/>
                                <w:rPrChange w:id="314" w:author="Dennis Choksi" w:date="2019-04-30T01:05:00Z">
                                  <w:rPr>
                                    <w:sz w:val="12"/>
                                  </w:rPr>
                                </w:rPrChange>
                              </w:rPr>
                              <w:fldChar w:fldCharType="separate"/>
                            </w:r>
                            <w:r w:rsidRPr="00BB4D74">
                              <w:rPr>
                                <w:noProof/>
                                <w:sz w:val="20"/>
                                <w:rPrChange w:id="315" w:author="Dennis Choksi" w:date="2019-04-30T01:05:00Z">
                                  <w:rPr>
                                    <w:noProof/>
                                    <w:sz w:val="12"/>
                                  </w:rPr>
                                </w:rPrChange>
                              </w:rPr>
                              <w:t>2</w:t>
                            </w:r>
                            <w:r w:rsidRPr="00BB4D74">
                              <w:rPr>
                                <w:sz w:val="20"/>
                                <w:rPrChange w:id="316" w:author="Dennis Choksi" w:date="2019-04-30T01:05:00Z">
                                  <w:rPr>
                                    <w:sz w:val="12"/>
                                  </w:rPr>
                                </w:rPrChange>
                              </w:rPr>
                              <w:fldChar w:fldCharType="end"/>
                            </w:r>
                            <w:r w:rsidRPr="00BB4D74">
                              <w:rPr>
                                <w:sz w:val="20"/>
                                <w:rPrChange w:id="317" w:author="Dennis Choksi" w:date="2019-04-30T01:05:00Z">
                                  <w:rPr>
                                    <w:sz w:val="12"/>
                                  </w:rPr>
                                </w:rPrChange>
                              </w:rPr>
                              <w:t xml:space="preserve"> Histogram of Critical Temperatures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23647" id="Text Box 22" o:spid="_x0000_s1027" type="#_x0000_t202" style="position:absolute;left:0;text-align:left;margin-left:30pt;margin-top:7.2pt;width:167.5pt;height:17.2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" stroked="f">
                <v:textbox inset="0,0,0,0">
                  <w:txbxContent>
                    <w:p w14:paraId="78CDB649" w14:textId="04E72EAE" w:rsidR="007C65B7" w:rsidRPr="00BB4D74" w:rsidRDefault="007C65B7" w:rsidP="00D13ED3">
                      <w:pPr>
                        <w:pStyle w:val="Caption"/>
                        <w:rPr>
                          <w:rFonts w:ascii="Times New Roman" w:hAnsi="Times New Roman" w:cs="Times New Roman"/>
                          <w:noProof/>
                          <w:sz w:val="28"/>
                          <w:szCs w:val="24"/>
                          <w:rPrChange w:id="329" w:author="Dennis Choksi" w:date="2019-04-30T01:05:00Z">
                            <w:rPr>
                              <w:rFonts w:ascii="Times New Roman" w:hAnsi="Times New Roman" w:cs="Times New Roman"/>
                              <w:noProof/>
                              <w:szCs w:val="24"/>
                            </w:rPr>
                          </w:rPrChange>
                        </w:rPr>
                      </w:pPr>
                      <w:r w:rsidRPr="00BB4D74">
                        <w:rPr>
                          <w:sz w:val="20"/>
                          <w:rPrChange w:id="330" w:author="Dennis Choksi" w:date="2019-04-30T01:05:00Z">
                            <w:rPr>
                              <w:sz w:val="12"/>
                            </w:rPr>
                          </w:rPrChange>
                        </w:rPr>
                        <w:t xml:space="preserve">Fig. </w:t>
                      </w:r>
                      <w:r w:rsidRPr="00BB4D74">
                        <w:rPr>
                          <w:sz w:val="20"/>
                          <w:rPrChange w:id="331" w:author="Dennis Choksi" w:date="2019-04-30T01:05:00Z">
                            <w:rPr>
                              <w:sz w:val="12"/>
                            </w:rPr>
                          </w:rPrChange>
                        </w:rPr>
                        <w:fldChar w:fldCharType="begin"/>
                      </w:r>
                      <w:r w:rsidRPr="00BB4D74">
                        <w:rPr>
                          <w:sz w:val="20"/>
                          <w:rPrChange w:id="332" w:author="Dennis Choksi" w:date="2019-04-30T01:05:00Z">
                            <w:rPr>
                              <w:sz w:val="12"/>
                            </w:rPr>
                          </w:rPrChange>
                        </w:rPr>
                        <w:instrText xml:space="preserve"> SEQ Figure \* ARABIC </w:instrText>
                      </w:r>
                      <w:r w:rsidRPr="00BB4D74">
                        <w:rPr>
                          <w:sz w:val="20"/>
                          <w:rPrChange w:id="333" w:author="Dennis Choksi" w:date="2019-04-30T01:05:00Z">
                            <w:rPr>
                              <w:sz w:val="12"/>
                            </w:rPr>
                          </w:rPrChange>
                        </w:rPr>
                        <w:fldChar w:fldCharType="separate"/>
                      </w:r>
                      <w:r w:rsidRPr="00BB4D74">
                        <w:rPr>
                          <w:noProof/>
                          <w:sz w:val="20"/>
                          <w:rPrChange w:id="334" w:author="Dennis Choksi" w:date="2019-04-30T01:05:00Z">
                            <w:rPr>
                              <w:noProof/>
                              <w:sz w:val="12"/>
                            </w:rPr>
                          </w:rPrChange>
                        </w:rPr>
                        <w:t>2</w:t>
                      </w:r>
                      <w:r w:rsidRPr="00BB4D74">
                        <w:rPr>
                          <w:sz w:val="20"/>
                          <w:rPrChange w:id="335" w:author="Dennis Choksi" w:date="2019-04-30T01:05:00Z">
                            <w:rPr>
                              <w:sz w:val="12"/>
                            </w:rPr>
                          </w:rPrChange>
                        </w:rPr>
                        <w:fldChar w:fldCharType="end"/>
                      </w:r>
                      <w:r w:rsidRPr="00BB4D74">
                        <w:rPr>
                          <w:sz w:val="20"/>
                          <w:rPrChange w:id="336" w:author="Dennis Choksi" w:date="2019-04-30T01:05:00Z">
                            <w:rPr>
                              <w:sz w:val="12"/>
                            </w:rPr>
                          </w:rPrChange>
                        </w:rPr>
                        <w:t xml:space="preserve"> Histogram of Critical Temperatures</w:t>
                      </w:r>
                    </w:p>
                  </w:txbxContent>
                </v:textbox>
                <w10:wrap type="square"/>
              </v:shape>
            </w:pict>
          </mc:Fallback>
        </mc:AlternateContent>
      </w:r>
    </w:p>
    <w:p w14:paraId="783AB513" w14:textId="0F4161C9" w:rsidR="00847953" w:rsidRDefault="00847953" w:rsidP="006D04F7">
      <w:pPr>
        <w:jc w:val="both"/>
        <w:rPr>
          <w:rFonts w:ascii="Times New Roman" w:hAnsi="Times New Roman" w:cs="Times New Roman"/>
          <w:sz w:val="24"/>
          <w:szCs w:val="24"/>
        </w:rPr>
      </w:pPr>
    </w:p>
    <w:p w14:paraId="5287B339" w14:textId="697C331C" w:rsidR="00847953" w:rsidDel="00BB4D74" w:rsidRDefault="00847953" w:rsidP="006D04F7">
      <w:pPr>
        <w:jc w:val="both"/>
        <w:rPr>
          <w:del w:id="318" w:author="Dennis Choksi" w:date="2019-04-30T01:05:00Z"/>
          <w:rFonts w:ascii="Times New Roman" w:hAnsi="Times New Roman" w:cs="Times New Roman"/>
          <w:sz w:val="24"/>
          <w:szCs w:val="24"/>
        </w:rPr>
      </w:pPr>
    </w:p>
    <w:p w14:paraId="31BD82BD" w14:textId="1384B349" w:rsidR="00C3079C" w:rsidRDefault="00274E6C" w:rsidP="006D04F7">
      <w:pPr>
        <w:jc w:val="both"/>
        <w:rPr>
          <w:rFonts w:ascii="Times New Roman" w:hAnsi="Times New Roman" w:cs="Times New Roman"/>
          <w:sz w:val="24"/>
          <w:szCs w:val="24"/>
        </w:rPr>
      </w:pPr>
      <w:r>
        <w:rPr>
          <w:rFonts w:ascii="Times New Roman" w:hAnsi="Times New Roman" w:cs="Times New Roman"/>
          <w:sz w:val="24"/>
          <w:szCs w:val="24"/>
        </w:rPr>
        <w:t>On having a first glance at the data and the source that it came from, it indicated that the features may have strong correlations among themselves. This was due to the fact that majority of the variables have been extracted by a mathematical formula</w:t>
      </w:r>
      <w:r w:rsidR="00E60643">
        <w:rPr>
          <w:rFonts w:ascii="Times New Roman" w:hAnsi="Times New Roman" w:cs="Times New Roman"/>
          <w:sz w:val="24"/>
          <w:szCs w:val="24"/>
        </w:rPr>
        <w:t>,</w:t>
      </w:r>
      <w:r>
        <w:rPr>
          <w:rFonts w:ascii="Times New Roman" w:hAnsi="Times New Roman" w:cs="Times New Roman"/>
          <w:sz w:val="24"/>
          <w:szCs w:val="24"/>
        </w:rPr>
        <w:t xml:space="preserve"> the operands of which are common to all. </w:t>
      </w:r>
    </w:p>
    <w:p w14:paraId="7A062A5C" w14:textId="715F395B" w:rsidR="006D04F7" w:rsidRDefault="00274E6C" w:rsidP="006D04F7">
      <w:pPr>
        <w:jc w:val="both"/>
        <w:rPr>
          <w:rFonts w:ascii="Times New Roman" w:hAnsi="Times New Roman" w:cs="Times New Roman"/>
          <w:sz w:val="24"/>
          <w:szCs w:val="24"/>
        </w:rPr>
      </w:pPr>
      <w:del w:id="319" w:author="Dennis Choksi" w:date="2019-04-30T01:06:00Z">
        <w:r w:rsidDel="00BA169C">
          <w:rPr>
            <w:rFonts w:ascii="Times New Roman" w:hAnsi="Times New Roman" w:cs="Times New Roman"/>
            <w:sz w:val="24"/>
            <w:szCs w:val="24"/>
          </w:rPr>
          <w:delText>Thus, as</w:delText>
        </w:r>
      </w:del>
      <w:ins w:id="320" w:author="Dennis Choksi" w:date="2019-04-30T01:06:00Z">
        <w:r w:rsidR="00BA169C">
          <w:rPr>
            <w:rFonts w:ascii="Times New Roman" w:hAnsi="Times New Roman" w:cs="Times New Roman"/>
            <w:sz w:val="24"/>
            <w:szCs w:val="24"/>
          </w:rPr>
          <w:t>As a result,</w:t>
        </w:r>
      </w:ins>
      <w:r>
        <w:rPr>
          <w:rFonts w:ascii="Times New Roman" w:hAnsi="Times New Roman" w:cs="Times New Roman"/>
          <w:sz w:val="24"/>
          <w:szCs w:val="24"/>
        </w:rPr>
        <w:t xml:space="preserve"> first step towards the project w</w:t>
      </w:r>
      <w:ins w:id="321" w:author="Dennis Choksi" w:date="2019-04-30T01:07:00Z">
        <w:r w:rsidR="00BA169C">
          <w:rPr>
            <w:rFonts w:ascii="Times New Roman" w:hAnsi="Times New Roman" w:cs="Times New Roman"/>
            <w:sz w:val="24"/>
            <w:szCs w:val="24"/>
          </w:rPr>
          <w:t>as</w:t>
        </w:r>
      </w:ins>
      <w:del w:id="322" w:author="Dennis Choksi" w:date="2019-04-30T01:07:00Z">
        <w:r w:rsidDel="00BA169C">
          <w:rPr>
            <w:rFonts w:ascii="Times New Roman" w:hAnsi="Times New Roman" w:cs="Times New Roman"/>
            <w:sz w:val="24"/>
            <w:szCs w:val="24"/>
          </w:rPr>
          <w:delText>e aimed at</w:delText>
        </w:r>
      </w:del>
      <w:r>
        <w:rPr>
          <w:rFonts w:ascii="Times New Roman" w:hAnsi="Times New Roman" w:cs="Times New Roman"/>
          <w:sz w:val="24"/>
          <w:szCs w:val="24"/>
        </w:rPr>
        <w:t xml:space="preserve"> finding all the correlations among the predictors and consequently remove them </w:t>
      </w:r>
      <w:r w:rsidR="0076307B">
        <w:rPr>
          <w:rFonts w:ascii="Times New Roman" w:hAnsi="Times New Roman" w:cs="Times New Roman"/>
          <w:sz w:val="24"/>
          <w:szCs w:val="24"/>
        </w:rPr>
        <w:t xml:space="preserve">from the data to start </w:t>
      </w:r>
      <w:del w:id="323" w:author="Dennis Choksi" w:date="2019-04-30T01:07:00Z">
        <w:r w:rsidR="0076307B" w:rsidDel="00BA169C">
          <w:rPr>
            <w:rFonts w:ascii="Times New Roman" w:hAnsi="Times New Roman" w:cs="Times New Roman"/>
            <w:sz w:val="24"/>
            <w:szCs w:val="24"/>
          </w:rPr>
          <w:delText xml:space="preserve">our </w:delText>
        </w:r>
      </w:del>
      <w:r w:rsidR="0076307B">
        <w:rPr>
          <w:rFonts w:ascii="Times New Roman" w:hAnsi="Times New Roman" w:cs="Times New Roman"/>
          <w:sz w:val="24"/>
          <w:szCs w:val="24"/>
        </w:rPr>
        <w:t>modelling.</w:t>
      </w:r>
    </w:p>
    <w:p w14:paraId="0CCC7B82" w14:textId="4CA83AF1" w:rsidR="006D04F7" w:rsidRDefault="006D04F7" w:rsidP="006D04F7">
      <w:pPr>
        <w:jc w:val="both"/>
        <w:rPr>
          <w:rFonts w:ascii="Times New Roman" w:hAnsi="Times New Roman" w:cs="Times New Roman"/>
          <w:sz w:val="24"/>
          <w:szCs w:val="24"/>
        </w:rPr>
      </w:pPr>
      <w:r w:rsidRPr="00B625C1">
        <w:rPr>
          <w:rStyle w:val="Heading2Char"/>
          <w:u w:val="single"/>
        </w:rPr>
        <w:t>Correlation Plots:</w:t>
      </w:r>
      <w:r>
        <w:rPr>
          <w:rFonts w:ascii="Times New Roman" w:hAnsi="Times New Roman" w:cs="Times New Roman"/>
          <w:sz w:val="24"/>
          <w:szCs w:val="24"/>
        </w:rPr>
        <w:t xml:space="preserve"> As the feature extraction was done on the </w:t>
      </w:r>
      <w:ins w:id="324" w:author="Dennis Choksi" w:date="2019-04-30T01:09:00Z">
        <w:r w:rsidR="00617942">
          <w:rPr>
            <w:rFonts w:ascii="Times New Roman" w:hAnsi="Times New Roman" w:cs="Times New Roman"/>
            <w:sz w:val="24"/>
            <w:szCs w:val="24"/>
          </w:rPr>
          <w:t>eight</w:t>
        </w:r>
      </w:ins>
      <w:del w:id="325" w:author="Dennis Choksi" w:date="2019-04-30T01:09:00Z">
        <w:r w:rsidDel="00617942">
          <w:rPr>
            <w:rFonts w:ascii="Times New Roman" w:hAnsi="Times New Roman" w:cs="Times New Roman"/>
            <w:sz w:val="24"/>
            <w:szCs w:val="24"/>
          </w:rPr>
          <w:delText>8</w:delText>
        </w:r>
      </w:del>
      <w:r>
        <w:rPr>
          <w:rFonts w:ascii="Times New Roman" w:hAnsi="Times New Roman" w:cs="Times New Roman"/>
          <w:sz w:val="24"/>
          <w:szCs w:val="24"/>
        </w:rPr>
        <w:t xml:space="preserve"> key variables listed in table 1 above; </w:t>
      </w:r>
      <w:ins w:id="326" w:author="Dennis Choksi" w:date="2019-04-30T01:09:00Z">
        <w:r w:rsidR="00617942">
          <w:rPr>
            <w:rFonts w:ascii="Times New Roman" w:hAnsi="Times New Roman" w:cs="Times New Roman"/>
            <w:sz w:val="24"/>
            <w:szCs w:val="24"/>
          </w:rPr>
          <w:t>a decision was made</w:t>
        </w:r>
      </w:ins>
      <w:del w:id="327" w:author="Dennis Choksi" w:date="2019-04-30T01:09:00Z">
        <w:r w:rsidDel="00617942">
          <w:rPr>
            <w:rFonts w:ascii="Times New Roman" w:hAnsi="Times New Roman" w:cs="Times New Roman"/>
            <w:sz w:val="24"/>
            <w:szCs w:val="24"/>
          </w:rPr>
          <w:delText>we decided</w:delText>
        </w:r>
      </w:del>
      <w:r>
        <w:rPr>
          <w:rFonts w:ascii="Times New Roman" w:hAnsi="Times New Roman" w:cs="Times New Roman"/>
          <w:sz w:val="24"/>
          <w:szCs w:val="24"/>
        </w:rPr>
        <w:t xml:space="preserve"> to </w:t>
      </w:r>
      <w:del w:id="328" w:author="Dennis Choksi" w:date="2019-04-30T01:09:00Z">
        <w:r w:rsidDel="00617942">
          <w:rPr>
            <w:rFonts w:ascii="Times New Roman" w:hAnsi="Times New Roman" w:cs="Times New Roman"/>
            <w:sz w:val="24"/>
            <w:szCs w:val="24"/>
          </w:rPr>
          <w:delText xml:space="preserve">look </w:delText>
        </w:r>
      </w:del>
      <w:ins w:id="329" w:author="Dennis Choksi" w:date="2019-04-30T01:09:00Z">
        <w:r w:rsidR="00617942">
          <w:rPr>
            <w:rFonts w:ascii="Times New Roman" w:hAnsi="Times New Roman" w:cs="Times New Roman"/>
            <w:sz w:val="24"/>
            <w:szCs w:val="24"/>
          </w:rPr>
          <w:t xml:space="preserve">check </w:t>
        </w:r>
      </w:ins>
      <w:r>
        <w:rPr>
          <w:rFonts w:ascii="Times New Roman" w:hAnsi="Times New Roman" w:cs="Times New Roman"/>
          <w:sz w:val="24"/>
          <w:szCs w:val="24"/>
        </w:rPr>
        <w:t xml:space="preserve">for the correlations in groups of </w:t>
      </w:r>
      <w:ins w:id="330" w:author="Dennis Choksi" w:date="2019-04-30T01:09:00Z">
        <w:r w:rsidR="00617942">
          <w:rPr>
            <w:rFonts w:ascii="Times New Roman" w:hAnsi="Times New Roman" w:cs="Times New Roman"/>
            <w:sz w:val="24"/>
            <w:szCs w:val="24"/>
          </w:rPr>
          <w:t>ten</w:t>
        </w:r>
      </w:ins>
      <w:del w:id="331" w:author="Dennis Choksi" w:date="2019-04-30T01:09:00Z">
        <w:r w:rsidDel="00617942">
          <w:rPr>
            <w:rFonts w:ascii="Times New Roman" w:hAnsi="Times New Roman" w:cs="Times New Roman"/>
            <w:sz w:val="24"/>
            <w:szCs w:val="24"/>
          </w:rPr>
          <w:delText>10</w:delText>
        </w:r>
      </w:del>
      <w:r>
        <w:rPr>
          <w:rFonts w:ascii="Times New Roman" w:hAnsi="Times New Roman" w:cs="Times New Roman"/>
          <w:sz w:val="24"/>
          <w:szCs w:val="24"/>
        </w:rPr>
        <w:t xml:space="preserve"> feature</w:t>
      </w:r>
      <w:ins w:id="332" w:author="Dennis Choksi" w:date="2019-04-30T01:09:00Z">
        <w:r w:rsidR="00617942">
          <w:rPr>
            <w:rFonts w:ascii="Times New Roman" w:hAnsi="Times New Roman" w:cs="Times New Roman"/>
            <w:sz w:val="24"/>
            <w:szCs w:val="24"/>
          </w:rPr>
          <w:t>;</w:t>
        </w:r>
      </w:ins>
      <w:r>
        <w:rPr>
          <w:rFonts w:ascii="Times New Roman" w:hAnsi="Times New Roman" w:cs="Times New Roman"/>
          <w:sz w:val="24"/>
          <w:szCs w:val="24"/>
        </w:rPr>
        <w:t xml:space="preserve"> each derived from one of those key variables. Presented below are the plots from </w:t>
      </w:r>
      <w:ins w:id="333" w:author="Dennis Choksi" w:date="2019-04-30T01:10:00Z">
        <w:r w:rsidR="00617942">
          <w:rPr>
            <w:rFonts w:ascii="Times New Roman" w:hAnsi="Times New Roman" w:cs="Times New Roman"/>
            <w:sz w:val="24"/>
            <w:szCs w:val="24"/>
          </w:rPr>
          <w:t>the</w:t>
        </w:r>
      </w:ins>
      <w:del w:id="334" w:author="Dennis Choksi" w:date="2019-04-30T01:10:00Z">
        <w:r w:rsidDel="00617942">
          <w:rPr>
            <w:rFonts w:ascii="Times New Roman" w:hAnsi="Times New Roman" w:cs="Times New Roman"/>
            <w:sz w:val="24"/>
            <w:szCs w:val="24"/>
          </w:rPr>
          <w:delText>ou</w:delText>
        </w:r>
      </w:del>
      <w:del w:id="335" w:author="Dennis Choksi" w:date="2019-04-30T01:09:00Z">
        <w:r w:rsidDel="00617942">
          <w:rPr>
            <w:rFonts w:ascii="Times New Roman" w:hAnsi="Times New Roman" w:cs="Times New Roman"/>
            <w:sz w:val="24"/>
            <w:szCs w:val="24"/>
          </w:rPr>
          <w:delText>r</w:delText>
        </w:r>
      </w:del>
      <w:r>
        <w:rPr>
          <w:rFonts w:ascii="Times New Roman" w:hAnsi="Times New Roman" w:cs="Times New Roman"/>
          <w:sz w:val="24"/>
          <w:szCs w:val="24"/>
        </w:rPr>
        <w:t xml:space="preserve"> analysis.</w:t>
      </w:r>
    </w:p>
    <w:p w14:paraId="26EE3A9C" w14:textId="16DF04A3" w:rsidR="006D04F7" w:rsidRDefault="00E95687" w:rsidP="006D04F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1" behindDoc="0" locked="0" layoutInCell="1" allowOverlap="1" wp14:anchorId="76C9F7DD" wp14:editId="2D6422F6">
            <wp:simplePos x="0" y="0"/>
            <wp:positionH relativeFrom="column">
              <wp:posOffset>3228975</wp:posOffset>
            </wp:positionH>
            <wp:positionV relativeFrom="paragraph">
              <wp:posOffset>152400</wp:posOffset>
            </wp:positionV>
            <wp:extent cx="2586990" cy="1543050"/>
            <wp:effectExtent l="19050" t="19050" r="22860" b="190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plot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6990" cy="15430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7A424D">
        <w:rPr>
          <w:noProof/>
        </w:rPr>
        <mc:AlternateContent>
          <mc:Choice Requires="wps">
            <w:drawing>
              <wp:anchor distT="0" distB="0" distL="114300" distR="114300" simplePos="0" relativeHeight="251658251" behindDoc="0" locked="0" layoutInCell="1" allowOverlap="1" wp14:anchorId="0596E125" wp14:editId="2A34F7F8">
                <wp:simplePos x="0" y="0"/>
                <wp:positionH relativeFrom="column">
                  <wp:posOffset>114300</wp:posOffset>
                </wp:positionH>
                <wp:positionV relativeFrom="paragraph">
                  <wp:posOffset>3577590</wp:posOffset>
                </wp:positionV>
                <wp:extent cx="257429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574290" cy="635"/>
                        </a:xfrm>
                        <a:prstGeom prst="rect">
                          <a:avLst/>
                        </a:prstGeom>
                        <a:solidFill>
                          <a:prstClr val="white"/>
                        </a:solidFill>
                        <a:ln>
                          <a:noFill/>
                        </a:ln>
                      </wps:spPr>
                      <wps:txbx>
                        <w:txbxContent>
                          <w:p w14:paraId="1B44C84B" w14:textId="7A615C6D" w:rsidR="007C65B7" w:rsidRPr="00C51A14" w:rsidRDefault="007C65B7">
                            <w:pPr>
                              <w:pStyle w:val="Caption"/>
                              <w:jc w:val="center"/>
                              <w:rPr>
                                <w:rFonts w:ascii="Times New Roman" w:hAnsi="Times New Roman" w:cs="Times New Roman"/>
                                <w:noProof/>
                                <w:sz w:val="28"/>
                                <w:szCs w:val="24"/>
                                <w:rPrChange w:id="336" w:author="Dennis Choksi" w:date="2019-04-30T01:11:00Z">
                                  <w:rPr>
                                    <w:rFonts w:ascii="Times New Roman" w:hAnsi="Times New Roman" w:cs="Times New Roman"/>
                                    <w:noProof/>
                                    <w:szCs w:val="24"/>
                                  </w:rPr>
                                </w:rPrChange>
                              </w:rPr>
                              <w:pPrChange w:id="337" w:author="Dennis Choksi" w:date="2019-04-30T01:11:00Z">
                                <w:pPr>
                                  <w:pStyle w:val="Caption"/>
                                </w:pPr>
                              </w:pPrChange>
                            </w:pPr>
                            <w:r w:rsidRPr="00C51A14">
                              <w:rPr>
                                <w:sz w:val="20"/>
                                <w:rPrChange w:id="338" w:author="Dennis Choksi" w:date="2019-04-30T01:11:00Z">
                                  <w:rPr>
                                    <w:sz w:val="12"/>
                                  </w:rPr>
                                </w:rPrChange>
                              </w:rPr>
                              <w:t>Fig. 3 CorrPlot - Atomic Radius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6E125" id="Text Box 13" o:spid="_x0000_s1028" type="#_x0000_t202" style="position:absolute;left:0;text-align:left;margin-left:9pt;margin-top:281.7pt;width:202.7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" stroked="f">
                <v:textbox style="mso-fit-shape-to-text:t" inset="0,0,0,0">
                  <w:txbxContent>
                    <w:p w14:paraId="1B44C84B" w14:textId="7A615C6D" w:rsidR="007C65B7" w:rsidRPr="00C51A14" w:rsidRDefault="007C65B7">
                      <w:pPr>
                        <w:pStyle w:val="Caption"/>
                        <w:jc w:val="center"/>
                        <w:rPr>
                          <w:rFonts w:ascii="Times New Roman" w:hAnsi="Times New Roman" w:cs="Times New Roman"/>
                          <w:noProof/>
                          <w:sz w:val="28"/>
                          <w:szCs w:val="24"/>
                          <w:rPrChange w:id="358" w:author="Dennis Choksi" w:date="2019-04-30T01:11:00Z">
                            <w:rPr>
                              <w:rFonts w:ascii="Times New Roman" w:hAnsi="Times New Roman" w:cs="Times New Roman"/>
                              <w:noProof/>
                              <w:szCs w:val="24"/>
                            </w:rPr>
                          </w:rPrChange>
                        </w:rPr>
                        <w:pPrChange w:id="359" w:author="Dennis Choksi" w:date="2019-04-30T01:11:00Z">
                          <w:pPr>
                            <w:pStyle w:val="Caption"/>
                          </w:pPr>
                        </w:pPrChange>
                      </w:pPr>
                      <w:r w:rsidRPr="00C51A14">
                        <w:rPr>
                          <w:sz w:val="20"/>
                          <w:rPrChange w:id="360" w:author="Dennis Choksi" w:date="2019-04-30T01:11:00Z">
                            <w:rPr>
                              <w:sz w:val="12"/>
                            </w:rPr>
                          </w:rPrChange>
                        </w:rPr>
                        <w:t>Fig. 3 CorrPlot - Atomic Radius</w:t>
                      </w:r>
                    </w:p>
                  </w:txbxContent>
                </v:textbox>
                <w10:wrap type="square"/>
              </v:shape>
            </w:pict>
          </mc:Fallback>
        </mc:AlternateContent>
      </w:r>
      <w:r w:rsidR="007A424D">
        <w:rPr>
          <w:noProof/>
        </w:rPr>
        <mc:AlternateContent>
          <mc:Choice Requires="wps">
            <w:drawing>
              <wp:anchor distT="0" distB="0" distL="114300" distR="114300" simplePos="0" relativeHeight="251658252" behindDoc="0" locked="0" layoutInCell="1" allowOverlap="1" wp14:anchorId="2B95CE6A" wp14:editId="0450D5DA">
                <wp:simplePos x="0" y="0"/>
                <wp:positionH relativeFrom="column">
                  <wp:posOffset>3124200</wp:posOffset>
                </wp:positionH>
                <wp:positionV relativeFrom="paragraph">
                  <wp:posOffset>3538855</wp:posOffset>
                </wp:positionV>
                <wp:extent cx="250888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508885" cy="635"/>
                        </a:xfrm>
                        <a:prstGeom prst="rect">
                          <a:avLst/>
                        </a:prstGeom>
                        <a:solidFill>
                          <a:prstClr val="white"/>
                        </a:solidFill>
                        <a:ln>
                          <a:noFill/>
                        </a:ln>
                      </wps:spPr>
                      <wps:txbx>
                        <w:txbxContent>
                          <w:p w14:paraId="4F67BF86" w14:textId="44019705" w:rsidR="007C65B7" w:rsidRPr="00C51A14" w:rsidRDefault="007C65B7">
                            <w:pPr>
                              <w:pStyle w:val="Caption"/>
                              <w:jc w:val="center"/>
                              <w:rPr>
                                <w:rFonts w:ascii="Times New Roman" w:hAnsi="Times New Roman" w:cs="Times New Roman"/>
                                <w:noProof/>
                                <w:sz w:val="28"/>
                                <w:szCs w:val="24"/>
                                <w:rPrChange w:id="339" w:author="Dennis Choksi" w:date="2019-04-30T01:11:00Z">
                                  <w:rPr>
                                    <w:rFonts w:ascii="Times New Roman" w:hAnsi="Times New Roman" w:cs="Times New Roman"/>
                                    <w:noProof/>
                                    <w:szCs w:val="24"/>
                                  </w:rPr>
                                </w:rPrChange>
                              </w:rPr>
                              <w:pPrChange w:id="340" w:author="Dennis Choksi" w:date="2019-04-30T01:11:00Z">
                                <w:pPr>
                                  <w:pStyle w:val="Caption"/>
                                </w:pPr>
                              </w:pPrChange>
                            </w:pPr>
                            <w:r w:rsidRPr="00C51A14">
                              <w:rPr>
                                <w:sz w:val="20"/>
                                <w:rPrChange w:id="341" w:author="Dennis Choksi" w:date="2019-04-30T01:11:00Z">
                                  <w:rPr>
                                    <w:sz w:val="12"/>
                                  </w:rPr>
                                </w:rPrChange>
                              </w:rPr>
                              <w:t>Fig. 4 CorrPlot - Density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5CE6A" id="Text Box 14" o:spid="_x0000_s1029" type="#_x0000_t202" style="position:absolute;left:0;text-align:left;margin-left:246pt;margin-top:278.65pt;width:197.5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" stroked="f">
                <v:textbox style="mso-fit-shape-to-text:t" inset="0,0,0,0">
                  <w:txbxContent>
                    <w:p w14:paraId="4F67BF86" w14:textId="44019705" w:rsidR="007C65B7" w:rsidRPr="00C51A14" w:rsidRDefault="007C65B7">
                      <w:pPr>
                        <w:pStyle w:val="Caption"/>
                        <w:jc w:val="center"/>
                        <w:rPr>
                          <w:rFonts w:ascii="Times New Roman" w:hAnsi="Times New Roman" w:cs="Times New Roman"/>
                          <w:noProof/>
                          <w:sz w:val="28"/>
                          <w:szCs w:val="24"/>
                          <w:rPrChange w:id="364" w:author="Dennis Choksi" w:date="2019-04-30T01:11:00Z">
                            <w:rPr>
                              <w:rFonts w:ascii="Times New Roman" w:hAnsi="Times New Roman" w:cs="Times New Roman"/>
                              <w:noProof/>
                              <w:szCs w:val="24"/>
                            </w:rPr>
                          </w:rPrChange>
                        </w:rPr>
                        <w:pPrChange w:id="365" w:author="Dennis Choksi" w:date="2019-04-30T01:11:00Z">
                          <w:pPr>
                            <w:pStyle w:val="Caption"/>
                          </w:pPr>
                        </w:pPrChange>
                      </w:pPr>
                      <w:r w:rsidRPr="00C51A14">
                        <w:rPr>
                          <w:sz w:val="20"/>
                          <w:rPrChange w:id="366" w:author="Dennis Choksi" w:date="2019-04-30T01:11:00Z">
                            <w:rPr>
                              <w:sz w:val="12"/>
                            </w:rPr>
                          </w:rPrChange>
                        </w:rPr>
                        <w:t>Fig. 4 CorrPlot - Density</w:t>
                      </w:r>
                    </w:p>
                  </w:txbxContent>
                </v:textbox>
                <w10:wrap type="square"/>
              </v:shape>
            </w:pict>
          </mc:Fallback>
        </mc:AlternateContent>
      </w:r>
      <w:r w:rsidR="00DA4525">
        <w:rPr>
          <w:noProof/>
        </w:rPr>
        <mc:AlternateContent>
          <mc:Choice Requires="wps">
            <w:drawing>
              <wp:anchor distT="0" distB="0" distL="114300" distR="114300" simplePos="0" relativeHeight="251658248" behindDoc="0" locked="0" layoutInCell="1" allowOverlap="1" wp14:anchorId="1DA0F01D" wp14:editId="745A50AA">
                <wp:simplePos x="0" y="0"/>
                <wp:positionH relativeFrom="column">
                  <wp:posOffset>114300</wp:posOffset>
                </wp:positionH>
                <wp:positionV relativeFrom="paragraph">
                  <wp:posOffset>1748155</wp:posOffset>
                </wp:positionV>
                <wp:extent cx="257429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574290" cy="635"/>
                        </a:xfrm>
                        <a:prstGeom prst="rect">
                          <a:avLst/>
                        </a:prstGeom>
                        <a:solidFill>
                          <a:prstClr val="white"/>
                        </a:solidFill>
                        <a:ln>
                          <a:noFill/>
                        </a:ln>
                      </wps:spPr>
                      <wps:txbx>
                        <w:txbxContent>
                          <w:p w14:paraId="1654F039" w14:textId="43298937" w:rsidR="007C65B7" w:rsidRPr="00332B16" w:rsidRDefault="007C65B7" w:rsidP="00DA4525">
                            <w:pPr>
                              <w:pStyle w:val="Caption"/>
                              <w:rPr>
                                <w:rFonts w:ascii="Times New Roman" w:hAnsi="Times New Roman" w:cs="Times New Roman"/>
                                <w:noProof/>
                                <w:sz w:val="24"/>
                                <w:szCs w:val="24"/>
                              </w:rPr>
                            </w:pPr>
                            <w:r w:rsidRPr="00DA4525">
                              <w:rPr>
                                <w:sz w:val="12"/>
                              </w:rPr>
                              <w:t xml:space="preserve">Fig. </w:t>
                            </w:r>
                            <w:r>
                              <w:rPr>
                                <w:sz w:val="12"/>
                              </w:rPr>
                              <w:t>1</w:t>
                            </w:r>
                            <w:r w:rsidRPr="00DA4525">
                              <w:rPr>
                                <w:sz w:val="12"/>
                              </w:rPr>
                              <w:t xml:space="preserve"> CorrPLot - Atomic Mass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0F01D" id="Text Box 10" o:spid="_x0000_s1030" type="#_x0000_t202" style="position:absolute;left:0;text-align:left;margin-left:9pt;margin-top:137.65pt;width:202.7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" stroked="f">
                <v:textbox style="mso-fit-shape-to-text:t" inset="0,0,0,0">
                  <w:txbxContent>
                    <w:p w14:paraId="1654F039" w14:textId="43298937" w:rsidR="007C65B7" w:rsidRPr="00332B16" w:rsidRDefault="007C65B7" w:rsidP="00DA4525">
                      <w:pPr>
                        <w:pStyle w:val="Caption"/>
                        <w:rPr>
                          <w:rFonts w:ascii="Times New Roman" w:hAnsi="Times New Roman" w:cs="Times New Roman"/>
                          <w:noProof/>
                          <w:sz w:val="24"/>
                          <w:szCs w:val="24"/>
                        </w:rPr>
                      </w:pPr>
                      <w:r w:rsidRPr="00DA4525">
                        <w:rPr>
                          <w:sz w:val="12"/>
                        </w:rPr>
                        <w:t xml:space="preserve">Fig. </w:t>
                      </w:r>
                      <w:r>
                        <w:rPr>
                          <w:sz w:val="12"/>
                        </w:rPr>
                        <w:t>1</w:t>
                      </w:r>
                      <w:r w:rsidRPr="00DA4525">
                        <w:rPr>
                          <w:sz w:val="12"/>
                        </w:rPr>
                        <w:t xml:space="preserve"> CorrPLot - Atomic Mass</w:t>
                      </w:r>
                    </w:p>
                  </w:txbxContent>
                </v:textbox>
                <w10:wrap type="square"/>
              </v:shape>
            </w:pict>
          </mc:Fallback>
        </mc:AlternateContent>
      </w:r>
      <w:r w:rsidR="00BD5AA0">
        <w:rPr>
          <w:noProof/>
        </w:rPr>
        <mc:AlternateContent>
          <mc:Choice Requires="wps">
            <w:drawing>
              <wp:anchor distT="0" distB="0" distL="114300" distR="114300" simplePos="0" relativeHeight="251658250" behindDoc="0" locked="0" layoutInCell="1" allowOverlap="1" wp14:anchorId="35853771" wp14:editId="74E73A92">
                <wp:simplePos x="0" y="0"/>
                <wp:positionH relativeFrom="column">
                  <wp:posOffset>114300</wp:posOffset>
                </wp:positionH>
                <wp:positionV relativeFrom="paragraph">
                  <wp:posOffset>1748155</wp:posOffset>
                </wp:positionV>
                <wp:extent cx="2574290" cy="635"/>
                <wp:effectExtent l="0" t="0" r="9525" b="0"/>
                <wp:wrapSquare wrapText="bothSides"/>
                <wp:docPr id="12" name="Text Box 12"/>
                <wp:cNvGraphicFramePr/>
                <a:graphic xmlns:a="http://schemas.openxmlformats.org/drawingml/2006/main">
                  <a:graphicData uri="http://schemas.microsoft.com/office/word/2010/wordprocessingShape">
                    <wps:wsp>
                      <wps:cNvSpPr txBox="1"/>
                      <wps:spPr>
                        <a:xfrm>
                          <a:off x="0" y="0"/>
                          <a:ext cx="2574290" cy="635"/>
                        </a:xfrm>
                        <a:prstGeom prst="rect">
                          <a:avLst/>
                        </a:prstGeom>
                        <a:solidFill>
                          <a:prstClr val="white"/>
                        </a:solidFill>
                        <a:ln>
                          <a:noFill/>
                        </a:ln>
                      </wps:spPr>
                      <wps:txbx>
                        <w:txbxContent>
                          <w:p w14:paraId="18087AFD" w14:textId="185F90D5" w:rsidR="007C65B7" w:rsidRPr="00C51A14" w:rsidRDefault="007C65B7">
                            <w:pPr>
                              <w:pStyle w:val="Caption"/>
                              <w:jc w:val="center"/>
                              <w:rPr>
                                <w:rFonts w:ascii="Times New Roman" w:hAnsi="Times New Roman" w:cs="Times New Roman"/>
                                <w:noProof/>
                                <w:sz w:val="20"/>
                                <w:szCs w:val="12"/>
                                <w:rPrChange w:id="342" w:author="Dennis Choksi" w:date="2019-04-30T01:11:00Z">
                                  <w:rPr>
                                    <w:rFonts w:ascii="Times New Roman" w:hAnsi="Times New Roman" w:cs="Times New Roman"/>
                                    <w:noProof/>
                                    <w:sz w:val="12"/>
                                    <w:szCs w:val="12"/>
                                  </w:rPr>
                                </w:rPrChange>
                              </w:rPr>
                              <w:pPrChange w:id="343" w:author="Dennis Choksi" w:date="2019-04-30T01:11:00Z">
                                <w:pPr>
                                  <w:pStyle w:val="Caption"/>
                                </w:pPr>
                              </w:pPrChange>
                            </w:pPr>
                            <w:r w:rsidRPr="00C51A14">
                              <w:rPr>
                                <w:sz w:val="20"/>
                                <w:szCs w:val="12"/>
                                <w:rPrChange w:id="344" w:author="Dennis Choksi" w:date="2019-04-30T01:11:00Z">
                                  <w:rPr>
                                    <w:sz w:val="12"/>
                                    <w:szCs w:val="12"/>
                                  </w:rPr>
                                </w:rPrChange>
                              </w:rPr>
                              <w:t xml:space="preserve">Fig. </w:t>
                            </w:r>
                            <w:r w:rsidRPr="00C51A14">
                              <w:rPr>
                                <w:sz w:val="20"/>
                                <w:szCs w:val="12"/>
                                <w:rPrChange w:id="345" w:author="Dennis Choksi" w:date="2019-04-30T01:11:00Z">
                                  <w:rPr>
                                    <w:sz w:val="12"/>
                                    <w:szCs w:val="12"/>
                                  </w:rPr>
                                </w:rPrChange>
                              </w:rPr>
                              <w:fldChar w:fldCharType="begin"/>
                            </w:r>
                            <w:r w:rsidRPr="00C51A14">
                              <w:rPr>
                                <w:sz w:val="20"/>
                                <w:szCs w:val="12"/>
                                <w:rPrChange w:id="346" w:author="Dennis Choksi" w:date="2019-04-30T01:11:00Z">
                                  <w:rPr>
                                    <w:sz w:val="12"/>
                                    <w:szCs w:val="12"/>
                                  </w:rPr>
                                </w:rPrChange>
                              </w:rPr>
                              <w:instrText xml:space="preserve"> SEQ Figure \* ARABIC </w:instrText>
                            </w:r>
                            <w:r w:rsidRPr="00C51A14">
                              <w:rPr>
                                <w:sz w:val="20"/>
                                <w:szCs w:val="12"/>
                                <w:rPrChange w:id="347" w:author="Dennis Choksi" w:date="2019-04-30T01:11:00Z">
                                  <w:rPr>
                                    <w:sz w:val="12"/>
                                    <w:szCs w:val="12"/>
                                  </w:rPr>
                                </w:rPrChange>
                              </w:rPr>
                              <w:fldChar w:fldCharType="separate"/>
                            </w:r>
                            <w:r w:rsidRPr="00C51A14">
                              <w:rPr>
                                <w:noProof/>
                                <w:sz w:val="20"/>
                                <w:szCs w:val="12"/>
                                <w:rPrChange w:id="348" w:author="Dennis Choksi" w:date="2019-04-30T01:11:00Z">
                                  <w:rPr>
                                    <w:noProof/>
                                    <w:sz w:val="12"/>
                                    <w:szCs w:val="12"/>
                                  </w:rPr>
                                </w:rPrChange>
                              </w:rPr>
                              <w:t>3</w:t>
                            </w:r>
                            <w:r w:rsidRPr="00C51A14">
                              <w:rPr>
                                <w:sz w:val="20"/>
                                <w:szCs w:val="12"/>
                                <w:rPrChange w:id="349" w:author="Dennis Choksi" w:date="2019-04-30T01:11:00Z">
                                  <w:rPr>
                                    <w:sz w:val="12"/>
                                    <w:szCs w:val="12"/>
                                  </w:rPr>
                                </w:rPrChange>
                              </w:rPr>
                              <w:fldChar w:fldCharType="end"/>
                            </w:r>
                            <w:r w:rsidRPr="00C51A14">
                              <w:rPr>
                                <w:sz w:val="20"/>
                                <w:szCs w:val="12"/>
                                <w:rPrChange w:id="350" w:author="Dennis Choksi" w:date="2019-04-30T01:11:00Z">
                                  <w:rPr>
                                    <w:sz w:val="12"/>
                                    <w:szCs w:val="12"/>
                                  </w:rPr>
                                </w:rPrChange>
                              </w:rPr>
                              <w:t xml:space="preserve"> CorrPlot - Atomic Mass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853771" id="Text Box 12" o:spid="_x0000_s1031" type="#_x0000_t202" style="position:absolute;left:0;text-align:left;margin-left:9pt;margin-top:137.65pt;width:202.7pt;height:.0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" stroked="f">
                <v:textbox style="mso-fit-shape-to-text:t" inset="0,0,0,0">
                  <w:txbxContent>
                    <w:p w14:paraId="18087AFD" w14:textId="185F90D5" w:rsidR="007C65B7" w:rsidRPr="00C51A14" w:rsidRDefault="007C65B7">
                      <w:pPr>
                        <w:pStyle w:val="Caption"/>
                        <w:jc w:val="center"/>
                        <w:rPr>
                          <w:rFonts w:ascii="Times New Roman" w:hAnsi="Times New Roman" w:cs="Times New Roman"/>
                          <w:noProof/>
                          <w:sz w:val="20"/>
                          <w:szCs w:val="12"/>
                          <w:rPrChange w:id="376" w:author="Dennis Choksi" w:date="2019-04-30T01:11:00Z">
                            <w:rPr>
                              <w:rFonts w:ascii="Times New Roman" w:hAnsi="Times New Roman" w:cs="Times New Roman"/>
                              <w:noProof/>
                              <w:sz w:val="12"/>
                              <w:szCs w:val="12"/>
                            </w:rPr>
                          </w:rPrChange>
                        </w:rPr>
                        <w:pPrChange w:id="377" w:author="Dennis Choksi" w:date="2019-04-30T01:11:00Z">
                          <w:pPr>
                            <w:pStyle w:val="Caption"/>
                          </w:pPr>
                        </w:pPrChange>
                      </w:pPr>
                      <w:r w:rsidRPr="00C51A14">
                        <w:rPr>
                          <w:sz w:val="20"/>
                          <w:szCs w:val="12"/>
                          <w:rPrChange w:id="378" w:author="Dennis Choksi" w:date="2019-04-30T01:11:00Z">
                            <w:rPr>
                              <w:sz w:val="12"/>
                              <w:szCs w:val="12"/>
                            </w:rPr>
                          </w:rPrChange>
                        </w:rPr>
                        <w:t xml:space="preserve">Fig. </w:t>
                      </w:r>
                      <w:r w:rsidRPr="00C51A14">
                        <w:rPr>
                          <w:sz w:val="20"/>
                          <w:szCs w:val="12"/>
                          <w:rPrChange w:id="379" w:author="Dennis Choksi" w:date="2019-04-30T01:11:00Z">
                            <w:rPr>
                              <w:sz w:val="12"/>
                              <w:szCs w:val="12"/>
                            </w:rPr>
                          </w:rPrChange>
                        </w:rPr>
                        <w:fldChar w:fldCharType="begin"/>
                      </w:r>
                      <w:r w:rsidRPr="00C51A14">
                        <w:rPr>
                          <w:sz w:val="20"/>
                          <w:szCs w:val="12"/>
                          <w:rPrChange w:id="380" w:author="Dennis Choksi" w:date="2019-04-30T01:11:00Z">
                            <w:rPr>
                              <w:sz w:val="12"/>
                              <w:szCs w:val="12"/>
                            </w:rPr>
                          </w:rPrChange>
                        </w:rPr>
                        <w:instrText xml:space="preserve"> SEQ Figure \* ARABIC </w:instrText>
                      </w:r>
                      <w:r w:rsidRPr="00C51A14">
                        <w:rPr>
                          <w:sz w:val="20"/>
                          <w:szCs w:val="12"/>
                          <w:rPrChange w:id="381" w:author="Dennis Choksi" w:date="2019-04-30T01:11:00Z">
                            <w:rPr>
                              <w:sz w:val="12"/>
                              <w:szCs w:val="12"/>
                            </w:rPr>
                          </w:rPrChange>
                        </w:rPr>
                        <w:fldChar w:fldCharType="separate"/>
                      </w:r>
                      <w:r w:rsidRPr="00C51A14">
                        <w:rPr>
                          <w:noProof/>
                          <w:sz w:val="20"/>
                          <w:szCs w:val="12"/>
                          <w:rPrChange w:id="382" w:author="Dennis Choksi" w:date="2019-04-30T01:11:00Z">
                            <w:rPr>
                              <w:noProof/>
                              <w:sz w:val="12"/>
                              <w:szCs w:val="12"/>
                            </w:rPr>
                          </w:rPrChange>
                        </w:rPr>
                        <w:t>3</w:t>
                      </w:r>
                      <w:r w:rsidRPr="00C51A14">
                        <w:rPr>
                          <w:sz w:val="20"/>
                          <w:szCs w:val="12"/>
                          <w:rPrChange w:id="383" w:author="Dennis Choksi" w:date="2019-04-30T01:11:00Z">
                            <w:rPr>
                              <w:sz w:val="12"/>
                              <w:szCs w:val="12"/>
                            </w:rPr>
                          </w:rPrChange>
                        </w:rPr>
                        <w:fldChar w:fldCharType="end"/>
                      </w:r>
                      <w:r w:rsidRPr="00C51A14">
                        <w:rPr>
                          <w:sz w:val="20"/>
                          <w:szCs w:val="12"/>
                          <w:rPrChange w:id="384" w:author="Dennis Choksi" w:date="2019-04-30T01:11:00Z">
                            <w:rPr>
                              <w:sz w:val="12"/>
                              <w:szCs w:val="12"/>
                            </w:rPr>
                          </w:rPrChange>
                        </w:rPr>
                        <w:t xml:space="preserve"> CorrPlot - Atomic Mass</w:t>
                      </w:r>
                    </w:p>
                  </w:txbxContent>
                </v:textbox>
                <w10:wrap type="square"/>
              </v:shape>
            </w:pict>
          </mc:Fallback>
        </mc:AlternateContent>
      </w:r>
      <w:r w:rsidR="00CA509C">
        <w:rPr>
          <w:rFonts w:ascii="Times New Roman" w:hAnsi="Times New Roman" w:cs="Times New Roman"/>
          <w:noProof/>
          <w:sz w:val="24"/>
          <w:szCs w:val="24"/>
        </w:rPr>
        <w:drawing>
          <wp:anchor distT="0" distB="0" distL="114300" distR="114300" simplePos="0" relativeHeight="251658240" behindDoc="0" locked="0" layoutInCell="1" allowOverlap="1" wp14:anchorId="2A53AB4A" wp14:editId="59152E67">
            <wp:simplePos x="0" y="0"/>
            <wp:positionH relativeFrom="column">
              <wp:posOffset>114300</wp:posOffset>
            </wp:positionH>
            <wp:positionV relativeFrom="paragraph">
              <wp:posOffset>167005</wp:posOffset>
            </wp:positionV>
            <wp:extent cx="2574290" cy="1524000"/>
            <wp:effectExtent l="19050" t="19050" r="16510" b="190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plot1.jpeg"/>
                    <pic:cNvPicPr/>
                  </pic:nvPicPr>
                  <pic:blipFill>
                    <a:blip r:embed="rId17">
                      <a:extLst>
                        <a:ext uri="{28A0092B-C50C-407E-A947-70E740481C1C}">
                          <a14:useLocalDpi xmlns:a14="http://schemas.microsoft.com/office/drawing/2010/main" val="0"/>
                        </a:ext>
                      </a:extLst>
                    </a:blip>
                    <a:stretch>
                      <a:fillRect/>
                    </a:stretch>
                  </pic:blipFill>
                  <pic:spPr>
                    <a:xfrm>
                      <a:off x="0" y="0"/>
                      <a:ext cx="2574290" cy="15240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33257175" w14:textId="77777777" w:rsidR="00B625C1" w:rsidRDefault="00B625C1" w:rsidP="006D04F7">
      <w:pPr>
        <w:jc w:val="both"/>
        <w:rPr>
          <w:rFonts w:ascii="Times New Roman" w:hAnsi="Times New Roman" w:cs="Times New Roman"/>
          <w:sz w:val="24"/>
          <w:szCs w:val="24"/>
        </w:rPr>
      </w:pPr>
    </w:p>
    <w:p w14:paraId="11B38977" w14:textId="77777777" w:rsidR="00B625C1" w:rsidRDefault="00B625C1" w:rsidP="006D04F7">
      <w:pPr>
        <w:jc w:val="both"/>
        <w:rPr>
          <w:rFonts w:ascii="Times New Roman" w:hAnsi="Times New Roman" w:cs="Times New Roman"/>
          <w:sz w:val="24"/>
          <w:szCs w:val="24"/>
        </w:rPr>
      </w:pPr>
    </w:p>
    <w:p w14:paraId="282BB7AD" w14:textId="77777777" w:rsidR="00B625C1" w:rsidRDefault="00B625C1" w:rsidP="006D04F7">
      <w:pPr>
        <w:jc w:val="both"/>
        <w:rPr>
          <w:rFonts w:ascii="Times New Roman" w:hAnsi="Times New Roman" w:cs="Times New Roman"/>
          <w:sz w:val="24"/>
          <w:szCs w:val="24"/>
        </w:rPr>
      </w:pPr>
    </w:p>
    <w:p w14:paraId="0FAD958A" w14:textId="77777777" w:rsidR="00B625C1" w:rsidRDefault="00B625C1" w:rsidP="006D04F7">
      <w:pPr>
        <w:jc w:val="both"/>
        <w:rPr>
          <w:rFonts w:ascii="Times New Roman" w:hAnsi="Times New Roman" w:cs="Times New Roman"/>
          <w:sz w:val="24"/>
          <w:szCs w:val="24"/>
        </w:rPr>
      </w:pPr>
    </w:p>
    <w:p w14:paraId="0DCFB702" w14:textId="04BAB44D" w:rsidR="00B625C1" w:rsidRDefault="00B625C1" w:rsidP="006D04F7">
      <w:pPr>
        <w:jc w:val="both"/>
        <w:rPr>
          <w:rFonts w:ascii="Times New Roman" w:hAnsi="Times New Roman" w:cs="Times New Roman"/>
          <w:sz w:val="24"/>
          <w:szCs w:val="24"/>
        </w:rPr>
      </w:pPr>
    </w:p>
    <w:p w14:paraId="19835A1B" w14:textId="7B40E603" w:rsidR="00B625C1" w:rsidRDefault="00E95687" w:rsidP="006D04F7">
      <w:pPr>
        <w:jc w:val="both"/>
        <w:rPr>
          <w:rFonts w:ascii="Times New Roman" w:hAnsi="Times New Roman" w:cs="Times New Roman"/>
          <w:sz w:val="24"/>
          <w:szCs w:val="24"/>
        </w:rPr>
      </w:pPr>
      <w:r>
        <w:rPr>
          <w:noProof/>
        </w:rPr>
        <mc:AlternateContent>
          <mc:Choice Requires="wps">
            <w:drawing>
              <wp:anchor distT="0" distB="0" distL="114300" distR="114300" simplePos="0" relativeHeight="251658249" behindDoc="0" locked="0" layoutInCell="1" allowOverlap="1" wp14:anchorId="26312598" wp14:editId="6BED2CFE">
                <wp:simplePos x="0" y="0"/>
                <wp:positionH relativeFrom="column">
                  <wp:posOffset>3436620</wp:posOffset>
                </wp:positionH>
                <wp:positionV relativeFrom="paragraph">
                  <wp:posOffset>7620</wp:posOffset>
                </wp:positionV>
                <wp:extent cx="2217420" cy="219075"/>
                <wp:effectExtent l="0" t="0" r="0" b="9525"/>
                <wp:wrapSquare wrapText="bothSides"/>
                <wp:docPr id="11" name="Text Box 11"/>
                <wp:cNvGraphicFramePr/>
                <a:graphic xmlns:a="http://schemas.openxmlformats.org/drawingml/2006/main">
                  <a:graphicData uri="http://schemas.microsoft.com/office/word/2010/wordprocessingShape">
                    <wps:wsp>
                      <wps:cNvSpPr txBox="1"/>
                      <wps:spPr>
                        <a:xfrm>
                          <a:off x="0" y="0"/>
                          <a:ext cx="2217420" cy="219075"/>
                        </a:xfrm>
                        <a:prstGeom prst="rect">
                          <a:avLst/>
                        </a:prstGeom>
                        <a:solidFill>
                          <a:prstClr val="white"/>
                        </a:solidFill>
                        <a:ln>
                          <a:noFill/>
                        </a:ln>
                      </wps:spPr>
                      <wps:txbx>
                        <w:txbxContent>
                          <w:p w14:paraId="44C2F3E7" w14:textId="2A3C8EBA" w:rsidR="007C65B7" w:rsidRPr="00C51A14" w:rsidRDefault="007C65B7">
                            <w:pPr>
                              <w:pStyle w:val="Caption"/>
                              <w:jc w:val="center"/>
                              <w:rPr>
                                <w:rFonts w:ascii="Times New Roman" w:hAnsi="Times New Roman" w:cs="Times New Roman"/>
                                <w:noProof/>
                                <w:sz w:val="28"/>
                                <w:szCs w:val="24"/>
                                <w:rPrChange w:id="351" w:author="Dennis Choksi" w:date="2019-04-30T01:11:00Z">
                                  <w:rPr>
                                    <w:rFonts w:ascii="Times New Roman" w:hAnsi="Times New Roman" w:cs="Times New Roman"/>
                                    <w:noProof/>
                                    <w:szCs w:val="24"/>
                                  </w:rPr>
                                </w:rPrChange>
                              </w:rPr>
                              <w:pPrChange w:id="352" w:author="Dennis Choksi" w:date="2019-04-30T01:50:00Z">
                                <w:pPr>
                                  <w:pStyle w:val="Caption"/>
                                </w:pPr>
                              </w:pPrChange>
                            </w:pPr>
                            <w:r w:rsidRPr="00C51A14">
                              <w:rPr>
                                <w:sz w:val="20"/>
                                <w:rPrChange w:id="353" w:author="Dennis Choksi" w:date="2019-04-30T01:11:00Z">
                                  <w:rPr>
                                    <w:sz w:val="12"/>
                                  </w:rPr>
                                </w:rPrChange>
                              </w:rPr>
                              <w:t>Fig. 2 CorrPlot - First Ionization Energy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12598" id="Text Box 11" o:spid="_x0000_s1032" type="#_x0000_t202" style="position:absolute;left:0;text-align:left;margin-left:270.6pt;margin-top:.6pt;width:174.6pt;height:17.2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" stroked="f">
                <v:textbox inset="0,0,0,0">
                  <w:txbxContent>
                    <w:p w14:paraId="44C2F3E7" w14:textId="2A3C8EBA" w:rsidR="007C65B7" w:rsidRPr="00C51A14" w:rsidRDefault="007C65B7">
                      <w:pPr>
                        <w:pStyle w:val="Caption"/>
                        <w:jc w:val="center"/>
                        <w:rPr>
                          <w:rFonts w:ascii="Times New Roman" w:hAnsi="Times New Roman" w:cs="Times New Roman"/>
                          <w:noProof/>
                          <w:sz w:val="28"/>
                          <w:szCs w:val="24"/>
                          <w:rPrChange w:id="388" w:author="Dennis Choksi" w:date="2019-04-30T01:11:00Z">
                            <w:rPr>
                              <w:rFonts w:ascii="Times New Roman" w:hAnsi="Times New Roman" w:cs="Times New Roman"/>
                              <w:noProof/>
                              <w:szCs w:val="24"/>
                            </w:rPr>
                          </w:rPrChange>
                        </w:rPr>
                        <w:pPrChange w:id="389" w:author="Dennis Choksi" w:date="2019-04-30T01:50:00Z">
                          <w:pPr>
                            <w:pStyle w:val="Caption"/>
                          </w:pPr>
                        </w:pPrChange>
                      </w:pPr>
                      <w:r w:rsidRPr="00C51A14">
                        <w:rPr>
                          <w:sz w:val="20"/>
                          <w:rPrChange w:id="390" w:author="Dennis Choksi" w:date="2019-04-30T01:11:00Z">
                            <w:rPr>
                              <w:sz w:val="12"/>
                            </w:rPr>
                          </w:rPrChange>
                        </w:rPr>
                        <w:t>Fig. 2 CorrPlot - First Ionization Energy</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58243" behindDoc="0" locked="0" layoutInCell="1" allowOverlap="1" wp14:anchorId="2DC16A8C" wp14:editId="432967D9">
            <wp:simplePos x="0" y="0"/>
            <wp:positionH relativeFrom="column">
              <wp:posOffset>3124200</wp:posOffset>
            </wp:positionH>
            <wp:positionV relativeFrom="paragraph">
              <wp:posOffset>332105</wp:posOffset>
            </wp:positionV>
            <wp:extent cx="2508885" cy="1409700"/>
            <wp:effectExtent l="19050" t="19050" r="24765" b="190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rplot4.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8885" cy="14097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58242" behindDoc="0" locked="0" layoutInCell="1" allowOverlap="1" wp14:anchorId="258048B9" wp14:editId="55828553">
            <wp:simplePos x="0" y="0"/>
            <wp:positionH relativeFrom="column">
              <wp:posOffset>116205</wp:posOffset>
            </wp:positionH>
            <wp:positionV relativeFrom="paragraph">
              <wp:posOffset>332105</wp:posOffset>
            </wp:positionV>
            <wp:extent cx="2574290" cy="1438910"/>
            <wp:effectExtent l="19050" t="19050" r="16510" b="279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lot3.jpeg"/>
                    <pic:cNvPicPr/>
                  </pic:nvPicPr>
                  <pic:blipFill>
                    <a:blip r:embed="rId19">
                      <a:extLst>
                        <a:ext uri="{28A0092B-C50C-407E-A947-70E740481C1C}">
                          <a14:useLocalDpi xmlns:a14="http://schemas.microsoft.com/office/drawing/2010/main" val="0"/>
                        </a:ext>
                      </a:extLst>
                    </a:blip>
                    <a:stretch>
                      <a:fillRect/>
                    </a:stretch>
                  </pic:blipFill>
                  <pic:spPr>
                    <a:xfrm>
                      <a:off x="0" y="0"/>
                      <a:ext cx="2574290" cy="143891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660022">
        <w:rPr>
          <w:noProof/>
        </w:rPr>
        <mc:AlternateContent>
          <mc:Choice Requires="wps">
            <w:drawing>
              <wp:anchor distT="0" distB="0" distL="114300" distR="114300" simplePos="0" relativeHeight="251658254" behindDoc="0" locked="0" layoutInCell="1" allowOverlap="1" wp14:anchorId="2E072B73" wp14:editId="47FA2FA7">
                <wp:simplePos x="0" y="0"/>
                <wp:positionH relativeFrom="column">
                  <wp:posOffset>3143250</wp:posOffset>
                </wp:positionH>
                <wp:positionV relativeFrom="paragraph">
                  <wp:posOffset>3642360</wp:posOffset>
                </wp:positionV>
                <wp:extent cx="2509520" cy="635"/>
                <wp:effectExtent l="0" t="0" r="5080" b="3810"/>
                <wp:wrapSquare wrapText="bothSides"/>
                <wp:docPr id="16" name="Text Box 16"/>
                <wp:cNvGraphicFramePr/>
                <a:graphic xmlns:a="http://schemas.openxmlformats.org/drawingml/2006/main">
                  <a:graphicData uri="http://schemas.microsoft.com/office/word/2010/wordprocessingShape">
                    <wps:wsp>
                      <wps:cNvSpPr txBox="1"/>
                      <wps:spPr>
                        <a:xfrm>
                          <a:off x="0" y="0"/>
                          <a:ext cx="2509520" cy="635"/>
                        </a:xfrm>
                        <a:prstGeom prst="rect">
                          <a:avLst/>
                        </a:prstGeom>
                        <a:solidFill>
                          <a:prstClr val="white"/>
                        </a:solidFill>
                        <a:ln>
                          <a:noFill/>
                        </a:ln>
                      </wps:spPr>
                      <wps:txbx>
                        <w:txbxContent>
                          <w:p w14:paraId="2890E823" w14:textId="3DC9A652" w:rsidR="007C65B7" w:rsidRPr="00C51A14" w:rsidRDefault="007C65B7">
                            <w:pPr>
                              <w:pStyle w:val="Caption"/>
                              <w:jc w:val="center"/>
                              <w:rPr>
                                <w:rFonts w:ascii="Times New Roman" w:hAnsi="Times New Roman" w:cs="Times New Roman"/>
                                <w:noProof/>
                                <w:sz w:val="28"/>
                                <w:szCs w:val="24"/>
                                <w:rPrChange w:id="354" w:author="Dennis Choksi" w:date="2019-04-30T01:11:00Z">
                                  <w:rPr>
                                    <w:rFonts w:ascii="Times New Roman" w:hAnsi="Times New Roman" w:cs="Times New Roman"/>
                                    <w:noProof/>
                                    <w:szCs w:val="24"/>
                                  </w:rPr>
                                </w:rPrChange>
                              </w:rPr>
                              <w:pPrChange w:id="355" w:author="Dennis Choksi" w:date="2019-04-30T01:11:00Z">
                                <w:pPr>
                                  <w:pStyle w:val="Caption"/>
                                </w:pPr>
                              </w:pPrChange>
                            </w:pPr>
                            <w:r w:rsidRPr="00C51A14">
                              <w:rPr>
                                <w:sz w:val="20"/>
                                <w:rPrChange w:id="356" w:author="Dennis Choksi" w:date="2019-04-30T01:11:00Z">
                                  <w:rPr>
                                    <w:sz w:val="12"/>
                                  </w:rPr>
                                </w:rPrChange>
                              </w:rPr>
                              <w:t>Fig. 6 CorrPlot - Fusion Heat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72B73" id="Text Box 16" o:spid="_x0000_s1033" type="#_x0000_t202" style="position:absolute;left:0;text-align:left;margin-left:247.5pt;margin-top:286.8pt;width:197.6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Y4LgIAAGYEAAAOAAAAZHJzL2Uyb0RvYy54bWysVMGO2jAQvVfqP1i+lwAVt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" stroked="f">
                <v:textbox style="mso-fit-shape-to-text:t" inset="0,0,0,0">
                  <w:txbxContent>
                    <w:p w14:paraId="2890E823" w14:textId="3DC9A652" w:rsidR="007C65B7" w:rsidRPr="00C51A14" w:rsidRDefault="007C65B7">
                      <w:pPr>
                        <w:pStyle w:val="Caption"/>
                        <w:jc w:val="center"/>
                        <w:rPr>
                          <w:rFonts w:ascii="Times New Roman" w:hAnsi="Times New Roman" w:cs="Times New Roman"/>
                          <w:noProof/>
                          <w:sz w:val="28"/>
                          <w:szCs w:val="24"/>
                          <w:rPrChange w:id="394" w:author="Dennis Choksi" w:date="2019-04-30T01:11:00Z">
                            <w:rPr>
                              <w:rFonts w:ascii="Times New Roman" w:hAnsi="Times New Roman" w:cs="Times New Roman"/>
                              <w:noProof/>
                              <w:szCs w:val="24"/>
                            </w:rPr>
                          </w:rPrChange>
                        </w:rPr>
                        <w:pPrChange w:id="395" w:author="Dennis Choksi" w:date="2019-04-30T01:11:00Z">
                          <w:pPr>
                            <w:pStyle w:val="Caption"/>
                          </w:pPr>
                        </w:pPrChange>
                      </w:pPr>
                      <w:r w:rsidRPr="00C51A14">
                        <w:rPr>
                          <w:sz w:val="20"/>
                          <w:rPrChange w:id="396" w:author="Dennis Choksi" w:date="2019-04-30T01:11:00Z">
                            <w:rPr>
                              <w:sz w:val="12"/>
                            </w:rPr>
                          </w:rPrChange>
                        </w:rPr>
                        <w:t>Fig. 6 CorrPlot - Fusion Heat</w:t>
                      </w:r>
                    </w:p>
                  </w:txbxContent>
                </v:textbox>
                <w10:wrap type="square"/>
              </v:shape>
            </w:pict>
          </mc:Fallback>
        </mc:AlternateContent>
      </w:r>
      <w:r w:rsidR="00660022">
        <w:rPr>
          <w:rFonts w:ascii="Times New Roman" w:hAnsi="Times New Roman" w:cs="Times New Roman"/>
          <w:noProof/>
          <w:sz w:val="24"/>
          <w:szCs w:val="24"/>
        </w:rPr>
        <w:drawing>
          <wp:anchor distT="0" distB="0" distL="114300" distR="114300" simplePos="0" relativeHeight="251658245" behindDoc="0" locked="0" layoutInCell="1" allowOverlap="1" wp14:anchorId="5611C0E1" wp14:editId="0D81CE86">
            <wp:simplePos x="0" y="0"/>
            <wp:positionH relativeFrom="column">
              <wp:posOffset>3143250</wp:posOffset>
            </wp:positionH>
            <wp:positionV relativeFrom="paragraph">
              <wp:posOffset>2118360</wp:posOffset>
            </wp:positionV>
            <wp:extent cx="2509520" cy="1485900"/>
            <wp:effectExtent l="19050" t="19050" r="24130" b="190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rrplot6.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9520" cy="14859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660022">
        <w:rPr>
          <w:noProof/>
        </w:rPr>
        <mc:AlternateContent>
          <mc:Choice Requires="wps">
            <w:drawing>
              <wp:anchor distT="0" distB="0" distL="114300" distR="114300" simplePos="0" relativeHeight="251658253" behindDoc="0" locked="0" layoutInCell="1" allowOverlap="1" wp14:anchorId="0342448A" wp14:editId="5F426C2D">
                <wp:simplePos x="0" y="0"/>
                <wp:positionH relativeFrom="column">
                  <wp:posOffset>180975</wp:posOffset>
                </wp:positionH>
                <wp:positionV relativeFrom="paragraph">
                  <wp:posOffset>3694430</wp:posOffset>
                </wp:positionV>
                <wp:extent cx="2509520" cy="215265"/>
                <wp:effectExtent l="0" t="0" r="5080" b="0"/>
                <wp:wrapSquare wrapText="bothSides"/>
                <wp:docPr id="15" name="Text Box 15"/>
                <wp:cNvGraphicFramePr/>
                <a:graphic xmlns:a="http://schemas.openxmlformats.org/drawingml/2006/main">
                  <a:graphicData uri="http://schemas.microsoft.com/office/word/2010/wordprocessingShape">
                    <wps:wsp>
                      <wps:cNvSpPr txBox="1"/>
                      <wps:spPr>
                        <a:xfrm>
                          <a:off x="0" y="0"/>
                          <a:ext cx="2509520" cy="215265"/>
                        </a:xfrm>
                        <a:prstGeom prst="rect">
                          <a:avLst/>
                        </a:prstGeom>
                        <a:solidFill>
                          <a:prstClr val="white"/>
                        </a:solidFill>
                        <a:ln>
                          <a:noFill/>
                        </a:ln>
                      </wps:spPr>
                      <wps:txbx>
                        <w:txbxContent>
                          <w:p w14:paraId="784C57EB" w14:textId="6EDEA7FA" w:rsidR="007C65B7" w:rsidRPr="00C51A14" w:rsidRDefault="007C65B7">
                            <w:pPr>
                              <w:pStyle w:val="Caption"/>
                              <w:jc w:val="center"/>
                              <w:rPr>
                                <w:rFonts w:ascii="Times New Roman" w:hAnsi="Times New Roman" w:cs="Times New Roman"/>
                                <w:noProof/>
                                <w:sz w:val="28"/>
                                <w:szCs w:val="24"/>
                                <w:rPrChange w:id="357" w:author="Dennis Choksi" w:date="2019-04-30T01:11:00Z">
                                  <w:rPr>
                                    <w:rFonts w:ascii="Times New Roman" w:hAnsi="Times New Roman" w:cs="Times New Roman"/>
                                    <w:noProof/>
                                    <w:szCs w:val="24"/>
                                  </w:rPr>
                                </w:rPrChange>
                              </w:rPr>
                              <w:pPrChange w:id="358" w:author="Dennis Choksi" w:date="2019-04-30T01:11:00Z">
                                <w:pPr>
                                  <w:pStyle w:val="Caption"/>
                                </w:pPr>
                              </w:pPrChange>
                            </w:pPr>
                            <w:r w:rsidRPr="00C51A14">
                              <w:rPr>
                                <w:sz w:val="20"/>
                                <w:rPrChange w:id="359" w:author="Dennis Choksi" w:date="2019-04-30T01:11:00Z">
                                  <w:rPr>
                                    <w:sz w:val="12"/>
                                  </w:rPr>
                                </w:rPrChange>
                              </w:rPr>
                              <w:t>Fig. 5 CorrPlot - Electron Affinity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42448A" id="Text Box 15" o:spid="_x0000_s1034" type="#_x0000_t202" style="position:absolute;left:0;text-align:left;margin-left:14.25pt;margin-top:290.9pt;width:197.6pt;height:16.95pt;z-index:2516582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" stroked="f">
                <v:textbox inset="0,0,0,0">
                  <w:txbxContent>
                    <w:p w14:paraId="784C57EB" w14:textId="6EDEA7FA" w:rsidR="007C65B7" w:rsidRPr="00C51A14" w:rsidRDefault="007C65B7">
                      <w:pPr>
                        <w:pStyle w:val="Caption"/>
                        <w:jc w:val="center"/>
                        <w:rPr>
                          <w:rFonts w:ascii="Times New Roman" w:hAnsi="Times New Roman" w:cs="Times New Roman"/>
                          <w:noProof/>
                          <w:sz w:val="28"/>
                          <w:szCs w:val="24"/>
                          <w:rPrChange w:id="400" w:author="Dennis Choksi" w:date="2019-04-30T01:11:00Z">
                            <w:rPr>
                              <w:rFonts w:ascii="Times New Roman" w:hAnsi="Times New Roman" w:cs="Times New Roman"/>
                              <w:noProof/>
                              <w:szCs w:val="24"/>
                            </w:rPr>
                          </w:rPrChange>
                        </w:rPr>
                        <w:pPrChange w:id="401" w:author="Dennis Choksi" w:date="2019-04-30T01:11:00Z">
                          <w:pPr>
                            <w:pStyle w:val="Caption"/>
                          </w:pPr>
                        </w:pPrChange>
                      </w:pPr>
                      <w:r w:rsidRPr="00C51A14">
                        <w:rPr>
                          <w:sz w:val="20"/>
                          <w:rPrChange w:id="402" w:author="Dennis Choksi" w:date="2019-04-30T01:11:00Z">
                            <w:rPr>
                              <w:sz w:val="12"/>
                            </w:rPr>
                          </w:rPrChange>
                        </w:rPr>
                        <w:t>Fig. 5 CorrPlot - Electron Affinity</w:t>
                      </w:r>
                    </w:p>
                  </w:txbxContent>
                </v:textbox>
                <w10:wrap type="square"/>
              </v:shape>
            </w:pict>
          </mc:Fallback>
        </mc:AlternateContent>
      </w:r>
      <w:r w:rsidR="00660022">
        <w:rPr>
          <w:rFonts w:ascii="Times New Roman" w:hAnsi="Times New Roman" w:cs="Times New Roman"/>
          <w:noProof/>
          <w:sz w:val="24"/>
          <w:szCs w:val="24"/>
        </w:rPr>
        <w:drawing>
          <wp:anchor distT="0" distB="0" distL="114300" distR="114300" simplePos="0" relativeHeight="251658244" behindDoc="0" locked="0" layoutInCell="1" allowOverlap="1" wp14:anchorId="04EB63AF" wp14:editId="28077A79">
            <wp:simplePos x="0" y="0"/>
            <wp:positionH relativeFrom="column">
              <wp:posOffset>176530</wp:posOffset>
            </wp:positionH>
            <wp:positionV relativeFrom="paragraph">
              <wp:posOffset>2137410</wp:posOffset>
            </wp:positionV>
            <wp:extent cx="2509520" cy="1485900"/>
            <wp:effectExtent l="19050" t="19050" r="24130" b="190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rplot5.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9520" cy="14859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7D83F9E9" w14:textId="66EC5881" w:rsidR="006D04F7" w:rsidRDefault="00E95687" w:rsidP="006D04F7">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6" behindDoc="0" locked="0" layoutInCell="1" allowOverlap="1" wp14:anchorId="49228103" wp14:editId="465B2101">
            <wp:simplePos x="0" y="0"/>
            <wp:positionH relativeFrom="column">
              <wp:posOffset>180975</wp:posOffset>
            </wp:positionH>
            <wp:positionV relativeFrom="paragraph">
              <wp:posOffset>3679825</wp:posOffset>
            </wp:positionV>
            <wp:extent cx="2459990" cy="1393190"/>
            <wp:effectExtent l="19050" t="19050" r="16510" b="165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rplot7.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9990" cy="139319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80309D">
        <w:rPr>
          <w:rFonts w:ascii="Times New Roman" w:hAnsi="Times New Roman" w:cs="Times New Roman"/>
          <w:noProof/>
          <w:sz w:val="24"/>
          <w:szCs w:val="24"/>
        </w:rPr>
        <w:drawing>
          <wp:anchor distT="0" distB="0" distL="114300" distR="114300" simplePos="0" relativeHeight="251658247" behindDoc="0" locked="0" layoutInCell="1" allowOverlap="1" wp14:anchorId="4B3404CF" wp14:editId="1551E387">
            <wp:simplePos x="0" y="0"/>
            <wp:positionH relativeFrom="column">
              <wp:posOffset>3143250</wp:posOffset>
            </wp:positionH>
            <wp:positionV relativeFrom="paragraph">
              <wp:posOffset>3679825</wp:posOffset>
            </wp:positionV>
            <wp:extent cx="2491740" cy="1393190"/>
            <wp:effectExtent l="19050" t="19050" r="22860" b="165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rplot8.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91740" cy="139319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6D04F7">
        <w:rPr>
          <w:rFonts w:ascii="Times New Roman" w:hAnsi="Times New Roman" w:cs="Times New Roman"/>
          <w:sz w:val="24"/>
          <w:szCs w:val="24"/>
        </w:rPr>
        <w:t xml:space="preserve"> </w:t>
      </w:r>
    </w:p>
    <w:p w14:paraId="71EA2CEE" w14:textId="63B503C6" w:rsidR="00D52B62" w:rsidRDefault="00D52B62" w:rsidP="00D52B62">
      <w:pPr>
        <w:rPr>
          <w:rFonts w:ascii="Times New Roman" w:hAnsi="Times New Roman" w:cs="Times New Roman"/>
          <w:sz w:val="24"/>
          <w:szCs w:val="24"/>
        </w:rPr>
      </w:pPr>
    </w:p>
    <w:p w14:paraId="7DBA8CA2" w14:textId="78B218EF" w:rsidR="00D52B62" w:rsidRDefault="00D52B62" w:rsidP="00D52B62">
      <w:pPr>
        <w:rPr>
          <w:rFonts w:ascii="Times New Roman" w:hAnsi="Times New Roman" w:cs="Times New Roman"/>
          <w:sz w:val="24"/>
          <w:szCs w:val="24"/>
        </w:rPr>
      </w:pPr>
    </w:p>
    <w:p w14:paraId="63739337" w14:textId="63E391B3" w:rsidR="00D52B62" w:rsidRDefault="00D52B62" w:rsidP="00D52B62">
      <w:pPr>
        <w:rPr>
          <w:rFonts w:ascii="Times New Roman" w:hAnsi="Times New Roman" w:cs="Times New Roman"/>
          <w:sz w:val="24"/>
          <w:szCs w:val="24"/>
        </w:rPr>
      </w:pPr>
    </w:p>
    <w:p w14:paraId="2C596F5F" w14:textId="35472E12" w:rsidR="00D52B62" w:rsidRDefault="0080309D" w:rsidP="00D52B62">
      <w:pPr>
        <w:rPr>
          <w:rFonts w:ascii="Times New Roman" w:hAnsi="Times New Roman" w:cs="Times New Roman"/>
          <w:sz w:val="24"/>
          <w:szCs w:val="24"/>
        </w:rPr>
      </w:pPr>
      <w:r>
        <w:rPr>
          <w:noProof/>
        </w:rPr>
        <mc:AlternateContent>
          <mc:Choice Requires="wps">
            <w:drawing>
              <wp:anchor distT="0" distB="0" distL="114300" distR="114300" simplePos="0" relativeHeight="251658255" behindDoc="0" locked="0" layoutInCell="1" allowOverlap="1" wp14:anchorId="1F4CEE8B" wp14:editId="5A3646CE">
                <wp:simplePos x="0" y="0"/>
                <wp:positionH relativeFrom="column">
                  <wp:posOffset>182880</wp:posOffset>
                </wp:positionH>
                <wp:positionV relativeFrom="paragraph">
                  <wp:posOffset>382905</wp:posOffset>
                </wp:positionV>
                <wp:extent cx="245999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459990" cy="635"/>
                        </a:xfrm>
                        <a:prstGeom prst="rect">
                          <a:avLst/>
                        </a:prstGeom>
                        <a:solidFill>
                          <a:prstClr val="white"/>
                        </a:solidFill>
                        <a:ln>
                          <a:noFill/>
                        </a:ln>
                      </wps:spPr>
                      <wps:txbx>
                        <w:txbxContent>
                          <w:p w14:paraId="4083D7C2" w14:textId="6B35FE9C" w:rsidR="007C65B7" w:rsidRPr="00C51A14" w:rsidRDefault="007C65B7">
                            <w:pPr>
                              <w:pStyle w:val="Caption"/>
                              <w:jc w:val="center"/>
                              <w:rPr>
                                <w:rFonts w:ascii="Times New Roman" w:hAnsi="Times New Roman" w:cs="Times New Roman"/>
                                <w:noProof/>
                                <w:sz w:val="32"/>
                                <w:szCs w:val="24"/>
                                <w:rPrChange w:id="360" w:author="Dennis Choksi" w:date="2019-04-30T01:12:00Z">
                                  <w:rPr>
                                    <w:rFonts w:ascii="Times New Roman" w:hAnsi="Times New Roman" w:cs="Times New Roman"/>
                                    <w:noProof/>
                                    <w:szCs w:val="24"/>
                                  </w:rPr>
                                </w:rPrChange>
                              </w:rPr>
                              <w:pPrChange w:id="361" w:author="Dennis Choksi" w:date="2019-04-30T01:49:00Z">
                                <w:pPr>
                                  <w:pStyle w:val="Caption"/>
                                </w:pPr>
                              </w:pPrChange>
                            </w:pPr>
                            <w:r w:rsidRPr="00C51A14">
                              <w:rPr>
                                <w:sz w:val="20"/>
                                <w:rPrChange w:id="362" w:author="Dennis Choksi" w:date="2019-04-30T01:12:00Z">
                                  <w:rPr>
                                    <w:sz w:val="12"/>
                                  </w:rPr>
                                </w:rPrChange>
                              </w:rPr>
                              <w:t>Fig. 7 CorrPlot - Thermal Conductivity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CEE8B" id="Text Box 17" o:spid="_x0000_s1035" type="#_x0000_t202" style="position:absolute;margin-left:14.4pt;margin-top:30.15pt;width:193.7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" stroked="f">
                <v:textbox style="mso-fit-shape-to-text:t" inset="0,0,0,0">
                  <w:txbxContent>
                    <w:p w14:paraId="4083D7C2" w14:textId="6B35FE9C" w:rsidR="007C65B7" w:rsidRPr="00C51A14" w:rsidRDefault="007C65B7">
                      <w:pPr>
                        <w:pStyle w:val="Caption"/>
                        <w:jc w:val="center"/>
                        <w:rPr>
                          <w:rFonts w:ascii="Times New Roman" w:hAnsi="Times New Roman" w:cs="Times New Roman"/>
                          <w:noProof/>
                          <w:sz w:val="32"/>
                          <w:szCs w:val="24"/>
                          <w:rPrChange w:id="406" w:author="Dennis Choksi" w:date="2019-04-30T01:12:00Z">
                            <w:rPr>
                              <w:rFonts w:ascii="Times New Roman" w:hAnsi="Times New Roman" w:cs="Times New Roman"/>
                              <w:noProof/>
                              <w:szCs w:val="24"/>
                            </w:rPr>
                          </w:rPrChange>
                        </w:rPr>
                        <w:pPrChange w:id="407" w:author="Dennis Choksi" w:date="2019-04-30T01:49:00Z">
                          <w:pPr>
                            <w:pStyle w:val="Caption"/>
                          </w:pPr>
                        </w:pPrChange>
                      </w:pPr>
                      <w:r w:rsidRPr="00C51A14">
                        <w:rPr>
                          <w:sz w:val="20"/>
                          <w:rPrChange w:id="408" w:author="Dennis Choksi" w:date="2019-04-30T01:12:00Z">
                            <w:rPr>
                              <w:sz w:val="12"/>
                            </w:rPr>
                          </w:rPrChange>
                        </w:rPr>
                        <w:t>Fig. 7 CorrPlot - Thermal Conductivity</w:t>
                      </w:r>
                    </w:p>
                  </w:txbxContent>
                </v:textbox>
                <w10:wrap type="square"/>
              </v:shape>
            </w:pict>
          </mc:Fallback>
        </mc:AlternateContent>
      </w:r>
    </w:p>
    <w:p w14:paraId="22E7B8CD" w14:textId="06BF47DA" w:rsidR="00D52B62" w:rsidRDefault="0080309D" w:rsidP="00D52B62">
      <w:pPr>
        <w:rPr>
          <w:rFonts w:ascii="Times New Roman" w:hAnsi="Times New Roman" w:cs="Times New Roman"/>
          <w:sz w:val="24"/>
          <w:szCs w:val="24"/>
        </w:rPr>
      </w:pPr>
      <w:r>
        <w:rPr>
          <w:noProof/>
        </w:rPr>
        <mc:AlternateContent>
          <mc:Choice Requires="wps">
            <w:drawing>
              <wp:anchor distT="0" distB="0" distL="114300" distR="114300" simplePos="0" relativeHeight="251658256" behindDoc="0" locked="0" layoutInCell="1" allowOverlap="1" wp14:anchorId="4CE4323A" wp14:editId="2AAD849E">
                <wp:simplePos x="0" y="0"/>
                <wp:positionH relativeFrom="column">
                  <wp:posOffset>3159760</wp:posOffset>
                </wp:positionH>
                <wp:positionV relativeFrom="paragraph">
                  <wp:posOffset>95250</wp:posOffset>
                </wp:positionV>
                <wp:extent cx="249174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491740" cy="635"/>
                        </a:xfrm>
                        <a:prstGeom prst="rect">
                          <a:avLst/>
                        </a:prstGeom>
                        <a:solidFill>
                          <a:prstClr val="white"/>
                        </a:solidFill>
                        <a:ln>
                          <a:noFill/>
                        </a:ln>
                      </wps:spPr>
                      <wps:txbx>
                        <w:txbxContent>
                          <w:p w14:paraId="0DD14BF4" w14:textId="155B6CB3" w:rsidR="007C65B7" w:rsidRPr="00C51A14" w:rsidRDefault="007C65B7">
                            <w:pPr>
                              <w:pStyle w:val="Caption"/>
                              <w:jc w:val="center"/>
                              <w:rPr>
                                <w:rFonts w:ascii="Times New Roman" w:hAnsi="Times New Roman" w:cs="Times New Roman"/>
                                <w:noProof/>
                                <w:sz w:val="28"/>
                                <w:szCs w:val="24"/>
                                <w:rPrChange w:id="363" w:author="Dennis Choksi" w:date="2019-04-30T01:12:00Z">
                                  <w:rPr>
                                    <w:rFonts w:ascii="Times New Roman" w:hAnsi="Times New Roman" w:cs="Times New Roman"/>
                                    <w:noProof/>
                                    <w:szCs w:val="24"/>
                                  </w:rPr>
                                </w:rPrChange>
                              </w:rPr>
                              <w:pPrChange w:id="364" w:author="Dennis Choksi" w:date="2019-04-30T01:12:00Z">
                                <w:pPr>
                                  <w:pStyle w:val="Caption"/>
                                </w:pPr>
                              </w:pPrChange>
                            </w:pPr>
                            <w:r w:rsidRPr="00C51A14">
                              <w:rPr>
                                <w:sz w:val="20"/>
                                <w:rPrChange w:id="365" w:author="Dennis Choksi" w:date="2019-04-30T01:12:00Z">
                                  <w:rPr>
                                    <w:sz w:val="12"/>
                                  </w:rPr>
                                </w:rPrChange>
                              </w:rPr>
                              <w:t>Fig. 8 CorrPlot - Valence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4323A" id="Text Box 18" o:spid="_x0000_s1036" type="#_x0000_t202" style="position:absolute;margin-left:248.8pt;margin-top:7.5pt;width:196.2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" stroked="f">
                <v:textbox style="mso-fit-shape-to-text:t" inset="0,0,0,0">
                  <w:txbxContent>
                    <w:p w14:paraId="0DD14BF4" w14:textId="155B6CB3" w:rsidR="007C65B7" w:rsidRPr="00C51A14" w:rsidRDefault="007C65B7">
                      <w:pPr>
                        <w:pStyle w:val="Caption"/>
                        <w:jc w:val="center"/>
                        <w:rPr>
                          <w:rFonts w:ascii="Times New Roman" w:hAnsi="Times New Roman" w:cs="Times New Roman"/>
                          <w:noProof/>
                          <w:sz w:val="28"/>
                          <w:szCs w:val="24"/>
                          <w:rPrChange w:id="412" w:author="Dennis Choksi" w:date="2019-04-30T01:12:00Z">
                            <w:rPr>
                              <w:rFonts w:ascii="Times New Roman" w:hAnsi="Times New Roman" w:cs="Times New Roman"/>
                              <w:noProof/>
                              <w:szCs w:val="24"/>
                            </w:rPr>
                          </w:rPrChange>
                        </w:rPr>
                        <w:pPrChange w:id="413" w:author="Dennis Choksi" w:date="2019-04-30T01:12:00Z">
                          <w:pPr>
                            <w:pStyle w:val="Caption"/>
                          </w:pPr>
                        </w:pPrChange>
                      </w:pPr>
                      <w:r w:rsidRPr="00C51A14">
                        <w:rPr>
                          <w:sz w:val="20"/>
                          <w:rPrChange w:id="414" w:author="Dennis Choksi" w:date="2019-04-30T01:12:00Z">
                            <w:rPr>
                              <w:sz w:val="12"/>
                            </w:rPr>
                          </w:rPrChange>
                        </w:rPr>
                        <w:t>Fig. 8 CorrPlot - Valence</w:t>
                      </w:r>
                    </w:p>
                  </w:txbxContent>
                </v:textbox>
                <w10:wrap type="square"/>
              </v:shape>
            </w:pict>
          </mc:Fallback>
        </mc:AlternateContent>
      </w:r>
    </w:p>
    <w:p w14:paraId="301C6798" w14:textId="404C6C0A" w:rsidR="00D52B62" w:rsidRDefault="00D52B62" w:rsidP="00D52B62">
      <w:pPr>
        <w:rPr>
          <w:rFonts w:ascii="Times New Roman" w:hAnsi="Times New Roman" w:cs="Times New Roman"/>
          <w:sz w:val="24"/>
          <w:szCs w:val="24"/>
        </w:rPr>
      </w:pPr>
    </w:p>
    <w:p w14:paraId="3A4CA75C" w14:textId="58526990" w:rsidR="00060281" w:rsidRDefault="008C70AF" w:rsidP="008C70AF">
      <w:pPr>
        <w:jc w:val="both"/>
        <w:rPr>
          <w:rFonts w:ascii="Times New Roman" w:hAnsi="Times New Roman" w:cs="Times New Roman"/>
          <w:sz w:val="24"/>
          <w:szCs w:val="24"/>
        </w:rPr>
      </w:pPr>
      <w:r>
        <w:rPr>
          <w:rFonts w:ascii="Times New Roman" w:hAnsi="Times New Roman" w:cs="Times New Roman"/>
          <w:sz w:val="24"/>
          <w:szCs w:val="24"/>
        </w:rPr>
        <w:t>As suspected, there were high correlations observed amongst the groups that we</w:t>
      </w:r>
      <w:ins w:id="366" w:author="Dennis Choksi" w:date="2019-04-30T01:13:00Z">
        <w:r w:rsidR="00C51A14">
          <w:rPr>
            <w:rFonts w:ascii="Times New Roman" w:hAnsi="Times New Roman" w:cs="Times New Roman"/>
            <w:sz w:val="24"/>
            <w:szCs w:val="24"/>
          </w:rPr>
          <w:t>re</w:t>
        </w:r>
      </w:ins>
      <w:r>
        <w:rPr>
          <w:rFonts w:ascii="Times New Roman" w:hAnsi="Times New Roman" w:cs="Times New Roman"/>
          <w:sz w:val="24"/>
          <w:szCs w:val="24"/>
        </w:rPr>
        <w:t xml:space="preserve"> chose</w:t>
      </w:r>
      <w:ins w:id="367" w:author="Dennis Choksi" w:date="2019-04-30T01:13:00Z">
        <w:r w:rsidR="00C51A14">
          <w:rPr>
            <w:rFonts w:ascii="Times New Roman" w:hAnsi="Times New Roman" w:cs="Times New Roman"/>
            <w:sz w:val="24"/>
            <w:szCs w:val="24"/>
          </w:rPr>
          <w:t>n</w:t>
        </w:r>
      </w:ins>
      <w:r>
        <w:rPr>
          <w:rFonts w:ascii="Times New Roman" w:hAnsi="Times New Roman" w:cs="Times New Roman"/>
          <w:sz w:val="24"/>
          <w:szCs w:val="24"/>
        </w:rPr>
        <w:t xml:space="preserve">. Majority of the derived predictors were highly positively correlated to the each other while a few </w:t>
      </w:r>
      <w:r>
        <w:rPr>
          <w:rFonts w:ascii="Times New Roman" w:hAnsi="Times New Roman" w:cs="Times New Roman"/>
          <w:sz w:val="24"/>
          <w:szCs w:val="24"/>
        </w:rPr>
        <w:lastRenderedPageBreak/>
        <w:t xml:space="preserve">showed high negative correlations. This is seen in the Blue and Red regions in the plots respectively. Out of each group of </w:t>
      </w:r>
      <w:ins w:id="368" w:author="Dennis Choksi" w:date="2019-04-30T01:13:00Z">
        <w:r w:rsidR="00EF2622">
          <w:rPr>
            <w:rFonts w:ascii="Times New Roman" w:hAnsi="Times New Roman" w:cs="Times New Roman"/>
            <w:sz w:val="24"/>
            <w:szCs w:val="24"/>
          </w:rPr>
          <w:t>ten</w:t>
        </w:r>
      </w:ins>
      <w:del w:id="369" w:author="Dennis Choksi" w:date="2019-04-30T01:13:00Z">
        <w:r w:rsidDel="00EF2622">
          <w:rPr>
            <w:rFonts w:ascii="Times New Roman" w:hAnsi="Times New Roman" w:cs="Times New Roman"/>
            <w:sz w:val="24"/>
            <w:szCs w:val="24"/>
          </w:rPr>
          <w:delText>10</w:delText>
        </w:r>
      </w:del>
      <w:r>
        <w:rPr>
          <w:rFonts w:ascii="Times New Roman" w:hAnsi="Times New Roman" w:cs="Times New Roman"/>
          <w:sz w:val="24"/>
          <w:szCs w:val="24"/>
        </w:rPr>
        <w:t xml:space="preserve"> predictors, </w:t>
      </w:r>
      <w:ins w:id="370" w:author="Dennis Choksi" w:date="2019-04-30T01:13:00Z">
        <w:r w:rsidR="00EF2622">
          <w:rPr>
            <w:rFonts w:ascii="Times New Roman" w:hAnsi="Times New Roman" w:cs="Times New Roman"/>
            <w:sz w:val="24"/>
            <w:szCs w:val="24"/>
          </w:rPr>
          <w:t>ones</w:t>
        </w:r>
      </w:ins>
      <w:del w:id="371" w:author="Dennis Choksi" w:date="2019-04-30T01:13:00Z">
        <w:r w:rsidDel="00EF2622">
          <w:rPr>
            <w:rFonts w:ascii="Times New Roman" w:hAnsi="Times New Roman" w:cs="Times New Roman"/>
            <w:sz w:val="24"/>
            <w:szCs w:val="24"/>
          </w:rPr>
          <w:delText>we chose those</w:delText>
        </w:r>
      </w:del>
      <w:r>
        <w:rPr>
          <w:rFonts w:ascii="Times New Roman" w:hAnsi="Times New Roman" w:cs="Times New Roman"/>
          <w:sz w:val="24"/>
          <w:szCs w:val="24"/>
        </w:rPr>
        <w:t xml:space="preserve"> which could more or less explain the entire group’s behavior</w:t>
      </w:r>
      <w:ins w:id="372" w:author="Dennis Choksi" w:date="2019-04-30T01:13:00Z">
        <w:r w:rsidR="00EF2622">
          <w:rPr>
            <w:rFonts w:ascii="Times New Roman" w:hAnsi="Times New Roman" w:cs="Times New Roman"/>
            <w:sz w:val="24"/>
            <w:szCs w:val="24"/>
          </w:rPr>
          <w:t xml:space="preserve"> were chosen</w:t>
        </w:r>
      </w:ins>
      <w:r>
        <w:rPr>
          <w:rFonts w:ascii="Times New Roman" w:hAnsi="Times New Roman" w:cs="Times New Roman"/>
          <w:sz w:val="24"/>
          <w:szCs w:val="24"/>
        </w:rPr>
        <w:t>. Also, the few un-correlated predictors were kept intact in the data</w:t>
      </w:r>
      <w:del w:id="373" w:author="Dennis Choksi" w:date="2019-04-30T01:14:00Z">
        <w:r w:rsidDel="00EF2622">
          <w:rPr>
            <w:rFonts w:ascii="Times New Roman" w:hAnsi="Times New Roman" w:cs="Times New Roman"/>
            <w:sz w:val="24"/>
            <w:szCs w:val="24"/>
          </w:rPr>
          <w:delText xml:space="preserve"> too</w:delText>
        </w:r>
      </w:del>
      <w:r>
        <w:rPr>
          <w:rFonts w:ascii="Times New Roman" w:hAnsi="Times New Roman" w:cs="Times New Roman"/>
          <w:sz w:val="24"/>
          <w:szCs w:val="24"/>
        </w:rPr>
        <w:t>. This feature selection brought down the number of predictors</w:t>
      </w:r>
      <w:ins w:id="374" w:author="Dennis Choksi" w:date="2019-04-30T01:14:00Z">
        <w:r w:rsidR="00702CEC">
          <w:rPr>
            <w:rFonts w:ascii="Times New Roman" w:hAnsi="Times New Roman" w:cs="Times New Roman"/>
            <w:sz w:val="24"/>
            <w:szCs w:val="24"/>
          </w:rPr>
          <w:t xml:space="preserve"> significantly</w:t>
        </w:r>
      </w:ins>
      <w:r>
        <w:rPr>
          <w:rFonts w:ascii="Times New Roman" w:hAnsi="Times New Roman" w:cs="Times New Roman"/>
          <w:sz w:val="24"/>
          <w:szCs w:val="24"/>
        </w:rPr>
        <w:t xml:space="preserve"> from </w:t>
      </w:r>
      <w:r w:rsidR="00573CAD">
        <w:rPr>
          <w:rFonts w:ascii="Times New Roman" w:hAnsi="Times New Roman" w:cs="Times New Roman"/>
          <w:sz w:val="24"/>
          <w:szCs w:val="24"/>
        </w:rPr>
        <w:t>80</w:t>
      </w:r>
      <w:r>
        <w:rPr>
          <w:rFonts w:ascii="Times New Roman" w:hAnsi="Times New Roman" w:cs="Times New Roman"/>
          <w:sz w:val="24"/>
          <w:szCs w:val="24"/>
        </w:rPr>
        <w:t xml:space="preserve"> to 3</w:t>
      </w:r>
      <w:r w:rsidR="00E41140">
        <w:rPr>
          <w:rFonts w:ascii="Times New Roman" w:hAnsi="Times New Roman" w:cs="Times New Roman"/>
          <w:sz w:val="24"/>
          <w:szCs w:val="24"/>
        </w:rPr>
        <w:t>6</w:t>
      </w:r>
      <w:ins w:id="375" w:author="Dennis Choksi" w:date="2019-04-30T01:14:00Z">
        <w:r w:rsidR="005B023C">
          <w:rPr>
            <w:rFonts w:ascii="Times New Roman" w:hAnsi="Times New Roman" w:cs="Times New Roman"/>
            <w:sz w:val="24"/>
            <w:szCs w:val="24"/>
          </w:rPr>
          <w:t>; which is a decrease of 55%.</w:t>
        </w:r>
      </w:ins>
      <w:del w:id="376" w:author="Dennis Choksi" w:date="2019-04-30T01:14:00Z">
        <w:r w:rsidR="00573CAD" w:rsidDel="005B023C">
          <w:rPr>
            <w:rFonts w:ascii="Times New Roman" w:hAnsi="Times New Roman" w:cs="Times New Roman"/>
            <w:sz w:val="24"/>
            <w:szCs w:val="24"/>
          </w:rPr>
          <w:delText>.</w:delText>
        </w:r>
      </w:del>
      <w:r w:rsidR="00573CAD">
        <w:rPr>
          <w:rFonts w:ascii="Times New Roman" w:hAnsi="Times New Roman" w:cs="Times New Roman"/>
          <w:sz w:val="24"/>
          <w:szCs w:val="24"/>
        </w:rPr>
        <w:t xml:space="preserve"> </w:t>
      </w:r>
    </w:p>
    <w:p w14:paraId="589895F6" w14:textId="546691CA" w:rsidR="00C57F04" w:rsidRDefault="00C57F04" w:rsidP="008C70AF">
      <w:pPr>
        <w:jc w:val="both"/>
        <w:rPr>
          <w:rFonts w:ascii="Times New Roman" w:hAnsi="Times New Roman" w:cs="Times New Roman"/>
          <w:sz w:val="24"/>
          <w:szCs w:val="24"/>
        </w:rPr>
      </w:pPr>
    </w:p>
    <w:p w14:paraId="7DF3C852" w14:textId="6F8EA1F7" w:rsidR="00E41140" w:rsidRDefault="00E41140" w:rsidP="008C70AF">
      <w:pPr>
        <w:jc w:val="both"/>
        <w:rPr>
          <w:rFonts w:ascii="Times New Roman" w:hAnsi="Times New Roman" w:cs="Times New Roman"/>
          <w:sz w:val="24"/>
          <w:szCs w:val="24"/>
        </w:rPr>
      </w:pPr>
      <w:r w:rsidRPr="00E41140">
        <w:rPr>
          <w:noProof/>
        </w:rPr>
        <w:drawing>
          <wp:inline distT="0" distB="0" distL="0" distR="0" wp14:anchorId="425248F1" wp14:editId="2EFE5EFB">
            <wp:extent cx="5943600" cy="14998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99870"/>
                    </a:xfrm>
                    <a:prstGeom prst="rect">
                      <a:avLst/>
                    </a:prstGeom>
                    <a:noFill/>
                    <a:ln>
                      <a:noFill/>
                    </a:ln>
                  </pic:spPr>
                </pic:pic>
              </a:graphicData>
            </a:graphic>
          </wp:inline>
        </w:drawing>
      </w:r>
    </w:p>
    <w:p w14:paraId="4DE87851" w14:textId="4A24FB76" w:rsidR="00E41140" w:rsidRDefault="00E41140" w:rsidP="008C70AF">
      <w:pPr>
        <w:jc w:val="both"/>
        <w:rPr>
          <w:rFonts w:ascii="Times New Roman" w:hAnsi="Times New Roman" w:cs="Times New Roman"/>
          <w:sz w:val="24"/>
          <w:szCs w:val="24"/>
        </w:rPr>
      </w:pPr>
    </w:p>
    <w:p w14:paraId="72778E1C" w14:textId="77777777" w:rsidR="006118BB" w:rsidRDefault="006118BB" w:rsidP="008C70AF">
      <w:pPr>
        <w:jc w:val="both"/>
        <w:rPr>
          <w:rFonts w:ascii="Times New Roman" w:hAnsi="Times New Roman" w:cs="Times New Roman"/>
          <w:sz w:val="24"/>
          <w:szCs w:val="24"/>
        </w:rPr>
      </w:pPr>
    </w:p>
    <w:p w14:paraId="6F93BCC2" w14:textId="77777777" w:rsidR="006118BB" w:rsidRDefault="006118BB" w:rsidP="008C70AF">
      <w:pPr>
        <w:jc w:val="both"/>
        <w:rPr>
          <w:rFonts w:ascii="Times New Roman" w:hAnsi="Times New Roman" w:cs="Times New Roman"/>
          <w:sz w:val="24"/>
          <w:szCs w:val="24"/>
        </w:rPr>
      </w:pPr>
    </w:p>
    <w:p w14:paraId="11BD5098" w14:textId="77777777" w:rsidR="006118BB" w:rsidRDefault="006118BB" w:rsidP="008C70AF">
      <w:pPr>
        <w:jc w:val="both"/>
        <w:rPr>
          <w:rFonts w:ascii="Times New Roman" w:hAnsi="Times New Roman" w:cs="Times New Roman"/>
          <w:sz w:val="24"/>
          <w:szCs w:val="24"/>
        </w:rPr>
      </w:pPr>
    </w:p>
    <w:p w14:paraId="26C9A346" w14:textId="77777777" w:rsidR="006118BB" w:rsidRDefault="006118BB" w:rsidP="008C70AF">
      <w:pPr>
        <w:jc w:val="both"/>
        <w:rPr>
          <w:rFonts w:ascii="Times New Roman" w:hAnsi="Times New Roman" w:cs="Times New Roman"/>
          <w:sz w:val="24"/>
          <w:szCs w:val="24"/>
        </w:rPr>
      </w:pPr>
    </w:p>
    <w:p w14:paraId="208975EB" w14:textId="77777777" w:rsidR="006118BB" w:rsidRDefault="006118BB" w:rsidP="008C70AF">
      <w:pPr>
        <w:jc w:val="both"/>
        <w:rPr>
          <w:rFonts w:ascii="Times New Roman" w:hAnsi="Times New Roman" w:cs="Times New Roman"/>
          <w:sz w:val="24"/>
          <w:szCs w:val="24"/>
        </w:rPr>
      </w:pPr>
    </w:p>
    <w:p w14:paraId="547D88C5" w14:textId="77777777" w:rsidR="006118BB" w:rsidRDefault="006118BB" w:rsidP="008C70AF">
      <w:pPr>
        <w:jc w:val="both"/>
        <w:rPr>
          <w:rFonts w:ascii="Times New Roman" w:hAnsi="Times New Roman" w:cs="Times New Roman"/>
          <w:sz w:val="24"/>
          <w:szCs w:val="24"/>
        </w:rPr>
      </w:pPr>
    </w:p>
    <w:p w14:paraId="6EF4C395" w14:textId="77777777" w:rsidR="006118BB" w:rsidRDefault="006118BB" w:rsidP="008C70AF">
      <w:pPr>
        <w:jc w:val="both"/>
        <w:rPr>
          <w:rFonts w:ascii="Times New Roman" w:hAnsi="Times New Roman" w:cs="Times New Roman"/>
          <w:sz w:val="24"/>
          <w:szCs w:val="24"/>
        </w:rPr>
      </w:pPr>
    </w:p>
    <w:p w14:paraId="3F00190D" w14:textId="77777777" w:rsidR="006118BB" w:rsidRDefault="006118BB" w:rsidP="008C70AF">
      <w:pPr>
        <w:jc w:val="both"/>
        <w:rPr>
          <w:rFonts w:ascii="Times New Roman" w:hAnsi="Times New Roman" w:cs="Times New Roman"/>
          <w:sz w:val="24"/>
          <w:szCs w:val="24"/>
        </w:rPr>
      </w:pPr>
    </w:p>
    <w:p w14:paraId="01CDCD2F" w14:textId="77777777" w:rsidR="006118BB" w:rsidRDefault="006118BB" w:rsidP="008C70AF">
      <w:pPr>
        <w:jc w:val="both"/>
        <w:rPr>
          <w:rFonts w:ascii="Times New Roman" w:hAnsi="Times New Roman" w:cs="Times New Roman"/>
          <w:sz w:val="24"/>
          <w:szCs w:val="24"/>
        </w:rPr>
      </w:pPr>
    </w:p>
    <w:p w14:paraId="4F454629" w14:textId="77777777" w:rsidR="006118BB" w:rsidRDefault="006118BB" w:rsidP="008C70AF">
      <w:pPr>
        <w:jc w:val="both"/>
        <w:rPr>
          <w:rFonts w:ascii="Times New Roman" w:hAnsi="Times New Roman" w:cs="Times New Roman"/>
          <w:sz w:val="24"/>
          <w:szCs w:val="24"/>
        </w:rPr>
      </w:pPr>
    </w:p>
    <w:p w14:paraId="2FA174AE" w14:textId="77777777" w:rsidR="006118BB" w:rsidRDefault="006118BB" w:rsidP="008C70AF">
      <w:pPr>
        <w:jc w:val="both"/>
        <w:rPr>
          <w:rFonts w:ascii="Times New Roman" w:hAnsi="Times New Roman" w:cs="Times New Roman"/>
          <w:sz w:val="24"/>
          <w:szCs w:val="24"/>
        </w:rPr>
      </w:pPr>
    </w:p>
    <w:p w14:paraId="60060343" w14:textId="77777777" w:rsidR="006118BB" w:rsidRDefault="006118BB" w:rsidP="008C70AF">
      <w:pPr>
        <w:jc w:val="both"/>
        <w:rPr>
          <w:rFonts w:ascii="Times New Roman" w:hAnsi="Times New Roman" w:cs="Times New Roman"/>
          <w:sz w:val="24"/>
          <w:szCs w:val="24"/>
        </w:rPr>
      </w:pPr>
    </w:p>
    <w:p w14:paraId="61B80930" w14:textId="77777777" w:rsidR="006118BB" w:rsidRDefault="006118BB" w:rsidP="008C70AF">
      <w:pPr>
        <w:jc w:val="both"/>
        <w:rPr>
          <w:rFonts w:ascii="Times New Roman" w:hAnsi="Times New Roman" w:cs="Times New Roman"/>
          <w:sz w:val="24"/>
          <w:szCs w:val="24"/>
        </w:rPr>
      </w:pPr>
    </w:p>
    <w:p w14:paraId="6C456D32" w14:textId="77777777" w:rsidR="006118BB" w:rsidRDefault="006118BB" w:rsidP="008C70AF">
      <w:pPr>
        <w:jc w:val="both"/>
        <w:rPr>
          <w:rFonts w:ascii="Times New Roman" w:hAnsi="Times New Roman" w:cs="Times New Roman"/>
          <w:sz w:val="24"/>
          <w:szCs w:val="24"/>
        </w:rPr>
      </w:pPr>
    </w:p>
    <w:p w14:paraId="11D53342" w14:textId="77777777" w:rsidR="006118BB" w:rsidRDefault="006118BB" w:rsidP="008C70AF">
      <w:pPr>
        <w:jc w:val="both"/>
        <w:rPr>
          <w:rFonts w:ascii="Times New Roman" w:hAnsi="Times New Roman" w:cs="Times New Roman"/>
          <w:sz w:val="24"/>
          <w:szCs w:val="24"/>
        </w:rPr>
      </w:pPr>
    </w:p>
    <w:p w14:paraId="35E0722C" w14:textId="6CA89060" w:rsidR="00E647A5" w:rsidRPr="005B023C" w:rsidRDefault="00E647A5">
      <w:pPr>
        <w:pStyle w:val="Heading1"/>
        <w:pBdr>
          <w:top w:val="single" w:sz="4" w:space="1" w:color="5B9BD5" w:themeColor="accent1"/>
          <w:bottom w:val="single" w:sz="4" w:space="1" w:color="5B9BD5" w:themeColor="accent1"/>
        </w:pBdr>
        <w:jc w:val="center"/>
        <w:rPr>
          <w:b/>
          <w:rPrChange w:id="377" w:author="Dennis Choksi" w:date="2019-04-30T01:15:00Z">
            <w:rPr/>
          </w:rPrChange>
        </w:rPr>
        <w:pPrChange w:id="378" w:author="Dennis Choksi" w:date="2019-04-30T01:15:00Z">
          <w:pPr>
            <w:pStyle w:val="IntenseQuote"/>
            <w:tabs>
              <w:tab w:val="left" w:pos="3228"/>
              <w:tab w:val="center" w:pos="4680"/>
            </w:tabs>
            <w:jc w:val="left"/>
          </w:pPr>
        </w:pPrChange>
      </w:pPr>
      <w:r w:rsidRPr="005B023C">
        <w:rPr>
          <w:b/>
          <w:i/>
          <w:rPrChange w:id="379" w:author="Dennis Choksi" w:date="2019-04-30T01:15:00Z">
            <w:rPr/>
          </w:rPrChange>
        </w:rPr>
        <w:lastRenderedPageBreak/>
        <w:t>METHODS</w:t>
      </w:r>
    </w:p>
    <w:p w14:paraId="13F7FAE9" w14:textId="4F156DF5" w:rsidR="00E647A5" w:rsidRDefault="00E647A5" w:rsidP="00D406DC">
      <w:pPr>
        <w:pStyle w:val="Heading2"/>
        <w:rPr>
          <w:ins w:id="380" w:author="Dennis Choksi" w:date="2019-04-30T01:15:00Z"/>
          <w:u w:val="single"/>
        </w:rPr>
      </w:pPr>
      <w:r w:rsidRPr="003D4845">
        <w:rPr>
          <w:rStyle w:val="Heading1Char"/>
          <w:sz w:val="26"/>
          <w:szCs w:val="26"/>
          <w:u w:val="single"/>
        </w:rPr>
        <w:t>Linear Methods:</w:t>
      </w:r>
      <w:r w:rsidRPr="00D406DC">
        <w:rPr>
          <w:u w:val="single"/>
          <w:rPrChange w:id="381" w:author="Dennis Choksi" w:date="2019-04-30T01:15:00Z">
            <w:rPr>
              <w:rFonts w:ascii="Times New Roman" w:hAnsi="Times New Roman" w:cs="Times New Roman"/>
              <w:sz w:val="24"/>
              <w:szCs w:val="24"/>
            </w:rPr>
          </w:rPrChange>
        </w:rPr>
        <w:t xml:space="preserve"> </w:t>
      </w:r>
    </w:p>
    <w:p w14:paraId="7567BB54" w14:textId="77777777" w:rsidR="00D406DC" w:rsidRPr="00D406DC" w:rsidRDefault="00D406DC">
      <w:pPr>
        <w:rPr>
          <w:rPrChange w:id="382" w:author="Dennis Choksi" w:date="2019-04-30T01:15:00Z">
            <w:rPr>
              <w:rFonts w:ascii="Times New Roman" w:hAnsi="Times New Roman" w:cs="Times New Roman"/>
              <w:sz w:val="24"/>
              <w:szCs w:val="24"/>
            </w:rPr>
          </w:rPrChange>
        </w:rPr>
        <w:pPrChange w:id="383" w:author="Dennis Choksi" w:date="2019-04-30T01:15:00Z">
          <w:pPr>
            <w:jc w:val="both"/>
          </w:pPr>
        </w:pPrChange>
      </w:pPr>
    </w:p>
    <w:p w14:paraId="6B006252" w14:textId="3C2C41E1" w:rsidR="00E647A5" w:rsidRDefault="00E647A5" w:rsidP="00E647A5">
      <w:pPr>
        <w:jc w:val="both"/>
        <w:rPr>
          <w:rFonts w:ascii="Times New Roman" w:hAnsi="Times New Roman" w:cs="Times New Roman"/>
          <w:sz w:val="24"/>
          <w:szCs w:val="24"/>
        </w:rPr>
      </w:pPr>
      <w:r>
        <w:rPr>
          <w:rStyle w:val="Heading2Char"/>
          <w:u w:val="single"/>
        </w:rPr>
        <w:t>Process Flow</w:t>
      </w:r>
      <w:r w:rsidRPr="00B625C1">
        <w:rPr>
          <w:rStyle w:val="Heading2Char"/>
          <w:u w:val="single"/>
        </w:rPr>
        <w:t>:</w:t>
      </w:r>
      <w:r>
        <w:rPr>
          <w:rFonts w:ascii="Times New Roman" w:hAnsi="Times New Roman" w:cs="Times New Roman"/>
          <w:sz w:val="24"/>
          <w:szCs w:val="24"/>
        </w:rPr>
        <w:t xml:space="preserve"> </w:t>
      </w:r>
      <w:ins w:id="384" w:author="Dennis Choksi" w:date="2019-04-30T01:15:00Z">
        <w:r w:rsidR="00D406DC">
          <w:rPr>
            <w:rFonts w:ascii="Times New Roman" w:hAnsi="Times New Roman" w:cs="Times New Roman"/>
            <w:sz w:val="24"/>
            <w:szCs w:val="24"/>
          </w:rPr>
          <w:t>It is</w:t>
        </w:r>
      </w:ins>
      <w:del w:id="385" w:author="Dennis Choksi" w:date="2019-04-30T01:15:00Z">
        <w:r w:rsidDel="00D406DC">
          <w:rPr>
            <w:rFonts w:ascii="Times New Roman" w:hAnsi="Times New Roman" w:cs="Times New Roman"/>
            <w:sz w:val="24"/>
            <w:szCs w:val="24"/>
          </w:rPr>
          <w:delText>We</w:delText>
        </w:r>
      </w:del>
      <w:r>
        <w:rPr>
          <w:rFonts w:ascii="Times New Roman" w:hAnsi="Times New Roman" w:cs="Times New Roman"/>
          <w:sz w:val="24"/>
          <w:szCs w:val="24"/>
        </w:rPr>
        <w:t xml:space="preserve"> know</w:t>
      </w:r>
      <w:ins w:id="386" w:author="Dennis Choksi" w:date="2019-04-30T01:15:00Z">
        <w:r w:rsidR="00D406DC">
          <w:rPr>
            <w:rFonts w:ascii="Times New Roman" w:hAnsi="Times New Roman" w:cs="Times New Roman"/>
            <w:sz w:val="24"/>
            <w:szCs w:val="24"/>
          </w:rPr>
          <w:t>n</w:t>
        </w:r>
      </w:ins>
      <w:r>
        <w:rPr>
          <w:rFonts w:ascii="Times New Roman" w:hAnsi="Times New Roman" w:cs="Times New Roman"/>
          <w:sz w:val="24"/>
          <w:szCs w:val="24"/>
        </w:rPr>
        <w:t xml:space="preserve"> that there are very few linear methods which help in Feature Extraction and hence while considering linear methods</w:t>
      </w:r>
      <w:ins w:id="387" w:author="Dennis Choksi" w:date="2019-04-30T01:16:00Z">
        <w:r w:rsidR="00D406DC">
          <w:rPr>
            <w:rFonts w:ascii="Times New Roman" w:hAnsi="Times New Roman" w:cs="Times New Roman"/>
            <w:sz w:val="24"/>
            <w:szCs w:val="24"/>
          </w:rPr>
          <w:t>, one</w:t>
        </w:r>
      </w:ins>
      <w:del w:id="388" w:author="Dennis Choksi" w:date="2019-04-30T01:16:00Z">
        <w:r w:rsidDel="00D406DC">
          <w:rPr>
            <w:rFonts w:ascii="Times New Roman" w:hAnsi="Times New Roman" w:cs="Times New Roman"/>
            <w:sz w:val="24"/>
            <w:szCs w:val="24"/>
          </w:rPr>
          <w:delText xml:space="preserve"> we</w:delText>
        </w:r>
      </w:del>
      <w:r>
        <w:rPr>
          <w:rFonts w:ascii="Times New Roman" w:hAnsi="Times New Roman" w:cs="Times New Roman"/>
          <w:sz w:val="24"/>
          <w:szCs w:val="24"/>
        </w:rPr>
        <w:t xml:space="preserve"> start</w:t>
      </w:r>
      <w:ins w:id="389" w:author="Dennis Choksi" w:date="2019-04-30T01:16:00Z">
        <w:r w:rsidR="00D406DC">
          <w:rPr>
            <w:rFonts w:ascii="Times New Roman" w:hAnsi="Times New Roman" w:cs="Times New Roman"/>
            <w:sz w:val="24"/>
            <w:szCs w:val="24"/>
          </w:rPr>
          <w:t>s</w:t>
        </w:r>
      </w:ins>
      <w:r>
        <w:rPr>
          <w:rFonts w:ascii="Times New Roman" w:hAnsi="Times New Roman" w:cs="Times New Roman"/>
          <w:sz w:val="24"/>
          <w:szCs w:val="24"/>
        </w:rPr>
        <w:t xml:space="preserve"> with a reduced dataset which w</w:t>
      </w:r>
      <w:ins w:id="390" w:author="Dennis Choksi" w:date="2019-04-30T01:16:00Z">
        <w:r w:rsidR="00D406DC">
          <w:rPr>
            <w:rFonts w:ascii="Times New Roman" w:hAnsi="Times New Roman" w:cs="Times New Roman"/>
            <w:sz w:val="24"/>
            <w:szCs w:val="24"/>
          </w:rPr>
          <w:t>as</w:t>
        </w:r>
      </w:ins>
      <w:del w:id="391" w:author="Dennis Choksi" w:date="2019-04-30T01:16:00Z">
        <w:r w:rsidDel="00D406DC">
          <w:rPr>
            <w:rFonts w:ascii="Times New Roman" w:hAnsi="Times New Roman" w:cs="Times New Roman"/>
            <w:sz w:val="24"/>
            <w:szCs w:val="24"/>
          </w:rPr>
          <w:delText>e</w:delText>
        </w:r>
      </w:del>
      <w:r>
        <w:rPr>
          <w:rFonts w:ascii="Times New Roman" w:hAnsi="Times New Roman" w:cs="Times New Roman"/>
          <w:sz w:val="24"/>
          <w:szCs w:val="24"/>
        </w:rPr>
        <w:t xml:space="preserve"> achieved in the previous section. </w:t>
      </w:r>
      <w:del w:id="392" w:author="Dennis Choksi" w:date="2019-04-30T01:16:00Z">
        <w:r w:rsidDel="00D406DC">
          <w:rPr>
            <w:rFonts w:ascii="Times New Roman" w:hAnsi="Times New Roman" w:cs="Times New Roman"/>
            <w:sz w:val="24"/>
            <w:szCs w:val="24"/>
          </w:rPr>
          <w:delText>We start our analysis</w:delText>
        </w:r>
      </w:del>
      <w:ins w:id="393" w:author="Dennis Choksi" w:date="2019-04-30T01:16:00Z">
        <w:r w:rsidR="00D406DC">
          <w:rPr>
            <w:rFonts w:ascii="Times New Roman" w:hAnsi="Times New Roman" w:cs="Times New Roman"/>
            <w:sz w:val="24"/>
            <w:szCs w:val="24"/>
          </w:rPr>
          <w:t>Analysis was commenced</w:t>
        </w:r>
      </w:ins>
      <w:r>
        <w:rPr>
          <w:rFonts w:ascii="Times New Roman" w:hAnsi="Times New Roman" w:cs="Times New Roman"/>
          <w:sz w:val="24"/>
          <w:szCs w:val="24"/>
        </w:rPr>
        <w:t xml:space="preserve"> with “Linear Regression” which </w:t>
      </w:r>
      <w:del w:id="394" w:author="Dennis Choksi" w:date="2019-04-30T01:16:00Z">
        <w:r w:rsidDel="00D406DC">
          <w:rPr>
            <w:rFonts w:ascii="Times New Roman" w:hAnsi="Times New Roman" w:cs="Times New Roman"/>
            <w:sz w:val="24"/>
            <w:szCs w:val="24"/>
          </w:rPr>
          <w:delText xml:space="preserve">we </w:delText>
        </w:r>
      </w:del>
      <w:ins w:id="395" w:author="Dennis Choksi" w:date="2019-04-30T01:16:00Z">
        <w:r w:rsidR="00342510">
          <w:rPr>
            <w:rFonts w:ascii="Times New Roman" w:hAnsi="Times New Roman" w:cs="Times New Roman"/>
            <w:sz w:val="24"/>
            <w:szCs w:val="24"/>
          </w:rPr>
          <w:t>is</w:t>
        </w:r>
        <w:r w:rsidR="00D406DC">
          <w:rPr>
            <w:rFonts w:ascii="Times New Roman" w:hAnsi="Times New Roman" w:cs="Times New Roman"/>
            <w:sz w:val="24"/>
            <w:szCs w:val="24"/>
          </w:rPr>
          <w:t xml:space="preserve"> </w:t>
        </w:r>
      </w:ins>
      <w:r>
        <w:rPr>
          <w:rFonts w:ascii="Times New Roman" w:hAnsi="Times New Roman" w:cs="Times New Roman"/>
          <w:sz w:val="24"/>
          <w:szCs w:val="24"/>
        </w:rPr>
        <w:t xml:space="preserve">set as a benchmark to compare other methods with. </w:t>
      </w:r>
      <w:ins w:id="396" w:author="Dennis Choksi" w:date="2019-04-30T01:16:00Z">
        <w:r w:rsidR="00342510">
          <w:rPr>
            <w:rFonts w:ascii="Times New Roman" w:hAnsi="Times New Roman" w:cs="Times New Roman"/>
            <w:sz w:val="24"/>
            <w:szCs w:val="24"/>
          </w:rPr>
          <w:t>This w</w:t>
        </w:r>
      </w:ins>
      <w:ins w:id="397" w:author="Dennis Choksi" w:date="2019-04-30T01:17:00Z">
        <w:r w:rsidR="00342510">
          <w:rPr>
            <w:rFonts w:ascii="Times New Roman" w:hAnsi="Times New Roman" w:cs="Times New Roman"/>
            <w:sz w:val="24"/>
            <w:szCs w:val="24"/>
          </w:rPr>
          <w:t>ill be succeeded</w:t>
        </w:r>
      </w:ins>
      <w:del w:id="398" w:author="Dennis Choksi" w:date="2019-04-30T01:16:00Z">
        <w:r w:rsidDel="00342510">
          <w:rPr>
            <w:rFonts w:ascii="Times New Roman" w:hAnsi="Times New Roman" w:cs="Times New Roman"/>
            <w:sz w:val="24"/>
            <w:szCs w:val="24"/>
          </w:rPr>
          <w:delText>We</w:delText>
        </w:r>
      </w:del>
      <w:r>
        <w:rPr>
          <w:rFonts w:ascii="Times New Roman" w:hAnsi="Times New Roman" w:cs="Times New Roman"/>
          <w:sz w:val="24"/>
          <w:szCs w:val="24"/>
        </w:rPr>
        <w:t xml:space="preserve"> </w:t>
      </w:r>
      <w:ins w:id="399" w:author="Dennis Choksi" w:date="2019-04-30T01:17:00Z">
        <w:r w:rsidR="00342510">
          <w:rPr>
            <w:rFonts w:ascii="Times New Roman" w:hAnsi="Times New Roman" w:cs="Times New Roman"/>
            <w:sz w:val="24"/>
            <w:szCs w:val="24"/>
          </w:rPr>
          <w:t>by</w:t>
        </w:r>
      </w:ins>
      <w:del w:id="400" w:author="Dennis Choksi" w:date="2019-04-30T01:17:00Z">
        <w:r w:rsidDel="00342510">
          <w:rPr>
            <w:rFonts w:ascii="Times New Roman" w:hAnsi="Times New Roman" w:cs="Times New Roman"/>
            <w:sz w:val="24"/>
            <w:szCs w:val="24"/>
          </w:rPr>
          <w:delText>will move on to</w:delText>
        </w:r>
      </w:del>
      <w:r>
        <w:rPr>
          <w:rFonts w:ascii="Times New Roman" w:hAnsi="Times New Roman" w:cs="Times New Roman"/>
          <w:sz w:val="24"/>
          <w:szCs w:val="24"/>
        </w:rPr>
        <w:t xml:space="preserve"> Ridge Regression to achieve better results and then to Lasso to achieve better interpretability. </w:t>
      </w:r>
      <w:ins w:id="401" w:author="Dennis Choksi" w:date="2019-04-30T01:17:00Z">
        <w:r w:rsidR="00A4430B">
          <w:rPr>
            <w:rFonts w:ascii="Times New Roman" w:hAnsi="Times New Roman" w:cs="Times New Roman"/>
            <w:sz w:val="24"/>
            <w:szCs w:val="24"/>
          </w:rPr>
          <w:t>All the models were trained</w:t>
        </w:r>
      </w:ins>
      <w:del w:id="402" w:author="Dennis Choksi" w:date="2019-04-30T01:17:00Z">
        <w:r w:rsidDel="00A4430B">
          <w:rPr>
            <w:rFonts w:ascii="Times New Roman" w:hAnsi="Times New Roman" w:cs="Times New Roman"/>
            <w:sz w:val="24"/>
            <w:szCs w:val="24"/>
          </w:rPr>
          <w:delText>We train all our models</w:delText>
        </w:r>
      </w:del>
      <w:r>
        <w:rPr>
          <w:rFonts w:ascii="Times New Roman" w:hAnsi="Times New Roman" w:cs="Times New Roman"/>
          <w:sz w:val="24"/>
          <w:szCs w:val="24"/>
        </w:rPr>
        <w:t xml:space="preserve"> on “Train Data”</w:t>
      </w:r>
      <w:ins w:id="403" w:author="Dennis Choksi" w:date="2019-04-30T01:17:00Z">
        <w:r w:rsidR="00A4430B">
          <w:rPr>
            <w:rFonts w:ascii="Times New Roman" w:hAnsi="Times New Roman" w:cs="Times New Roman"/>
            <w:sz w:val="24"/>
            <w:szCs w:val="24"/>
          </w:rPr>
          <w:t>,</w:t>
        </w:r>
      </w:ins>
      <w:r>
        <w:rPr>
          <w:rFonts w:ascii="Times New Roman" w:hAnsi="Times New Roman" w:cs="Times New Roman"/>
          <w:sz w:val="24"/>
          <w:szCs w:val="24"/>
        </w:rPr>
        <w:t xml:space="preserve"> which is 80% of the actual dataset and </w:t>
      </w:r>
      <w:del w:id="404" w:author="Dennis Choksi" w:date="2019-04-30T01:17:00Z">
        <w:r w:rsidDel="00A4430B">
          <w:rPr>
            <w:rFonts w:ascii="Times New Roman" w:hAnsi="Times New Roman" w:cs="Times New Roman"/>
            <w:sz w:val="24"/>
            <w:szCs w:val="24"/>
          </w:rPr>
          <w:delText xml:space="preserve">we use </w:delText>
        </w:r>
      </w:del>
      <w:r>
        <w:rPr>
          <w:rFonts w:ascii="Times New Roman" w:hAnsi="Times New Roman" w:cs="Times New Roman"/>
          <w:sz w:val="24"/>
          <w:szCs w:val="24"/>
        </w:rPr>
        <w:t>the</w:t>
      </w:r>
      <w:ins w:id="405" w:author="Dennis Choksi" w:date="2019-04-30T01:17:00Z">
        <w:r w:rsidR="00A4430B">
          <w:rPr>
            <w:rFonts w:ascii="Times New Roman" w:hAnsi="Times New Roman" w:cs="Times New Roman"/>
            <w:sz w:val="24"/>
            <w:szCs w:val="24"/>
          </w:rPr>
          <w:t xml:space="preserve"> remaining</w:t>
        </w:r>
      </w:ins>
      <w:r>
        <w:rPr>
          <w:rFonts w:ascii="Times New Roman" w:hAnsi="Times New Roman" w:cs="Times New Roman"/>
          <w:sz w:val="24"/>
          <w:szCs w:val="24"/>
        </w:rPr>
        <w:t xml:space="preserve"> 20% </w:t>
      </w:r>
      <w:ins w:id="406" w:author="Dennis Choksi" w:date="2019-04-30T01:17:00Z">
        <w:r w:rsidR="00A4430B">
          <w:rPr>
            <w:rFonts w:ascii="Times New Roman" w:hAnsi="Times New Roman" w:cs="Times New Roman"/>
            <w:sz w:val="24"/>
            <w:szCs w:val="24"/>
          </w:rPr>
          <w:t xml:space="preserve">of the </w:t>
        </w:r>
      </w:ins>
      <w:r>
        <w:rPr>
          <w:rFonts w:ascii="Times New Roman" w:hAnsi="Times New Roman" w:cs="Times New Roman"/>
          <w:sz w:val="24"/>
          <w:szCs w:val="24"/>
        </w:rPr>
        <w:t>data</w:t>
      </w:r>
      <w:ins w:id="407" w:author="Dennis Choksi" w:date="2019-04-30T01:17:00Z">
        <w:r w:rsidR="00A4430B">
          <w:rPr>
            <w:rFonts w:ascii="Times New Roman" w:hAnsi="Times New Roman" w:cs="Times New Roman"/>
            <w:sz w:val="24"/>
            <w:szCs w:val="24"/>
          </w:rPr>
          <w:t xml:space="preserve"> </w:t>
        </w:r>
      </w:ins>
      <w:ins w:id="408" w:author="Dennis Choksi" w:date="2019-04-30T01:18:00Z">
        <w:r w:rsidR="00A4430B">
          <w:rPr>
            <w:rFonts w:ascii="Times New Roman" w:hAnsi="Times New Roman" w:cs="Times New Roman"/>
            <w:sz w:val="24"/>
            <w:szCs w:val="24"/>
          </w:rPr>
          <w:t>is used</w:t>
        </w:r>
      </w:ins>
      <w:r>
        <w:rPr>
          <w:rFonts w:ascii="Times New Roman" w:hAnsi="Times New Roman" w:cs="Times New Roman"/>
          <w:sz w:val="24"/>
          <w:szCs w:val="24"/>
        </w:rPr>
        <w:t xml:space="preserve"> for prediction.</w:t>
      </w:r>
    </w:p>
    <w:p w14:paraId="57D11378" w14:textId="77777777" w:rsidR="00E647A5" w:rsidRDefault="00E647A5" w:rsidP="00E647A5">
      <w:pPr>
        <w:jc w:val="both"/>
        <w:rPr>
          <w:rFonts w:ascii="Times New Roman" w:hAnsi="Times New Roman" w:cs="Times New Roman"/>
          <w:sz w:val="24"/>
          <w:szCs w:val="24"/>
        </w:rPr>
      </w:pPr>
    </w:p>
    <w:p w14:paraId="69ADA3CB" w14:textId="77777777" w:rsidR="006118BB" w:rsidRDefault="006118BB" w:rsidP="00E647A5">
      <w:pPr>
        <w:jc w:val="both"/>
        <w:rPr>
          <w:rFonts w:ascii="Times New Roman" w:hAnsi="Times New Roman" w:cs="Times New Roman"/>
          <w:sz w:val="24"/>
          <w:szCs w:val="24"/>
        </w:rPr>
      </w:pPr>
    </w:p>
    <w:p w14:paraId="4571A3D9" w14:textId="77777777" w:rsidR="006118BB" w:rsidRDefault="006118BB" w:rsidP="00E647A5">
      <w:pPr>
        <w:jc w:val="both"/>
        <w:rPr>
          <w:rFonts w:ascii="Times New Roman" w:hAnsi="Times New Roman" w:cs="Times New Roman"/>
          <w:sz w:val="24"/>
          <w:szCs w:val="24"/>
        </w:rPr>
      </w:pPr>
    </w:p>
    <w:p w14:paraId="085C4F1D" w14:textId="33A53DD0" w:rsidR="00E647A5" w:rsidRDefault="00E647A5" w:rsidP="00E647A5">
      <w:pPr>
        <w:jc w:val="both"/>
        <w:rPr>
          <w:rFonts w:ascii="Times New Roman" w:hAnsi="Times New Roman" w:cs="Times New Roman"/>
          <w:sz w:val="24"/>
          <w:szCs w:val="24"/>
        </w:rPr>
      </w:pPr>
      <w:r>
        <w:rPr>
          <w:noProof/>
        </w:rPr>
        <w:drawing>
          <wp:inline distT="0" distB="0" distL="0" distR="0" wp14:anchorId="65412A94" wp14:editId="14EDAEF4">
            <wp:extent cx="5981700" cy="4739640"/>
            <wp:effectExtent l="19050" t="19050" r="1905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6770" cy="4743657"/>
                    </a:xfrm>
                    <a:prstGeom prst="rect">
                      <a:avLst/>
                    </a:prstGeom>
                    <a:ln w="19050">
                      <a:solidFill>
                        <a:schemeClr val="tx1"/>
                      </a:solidFill>
                    </a:ln>
                  </pic:spPr>
                </pic:pic>
              </a:graphicData>
            </a:graphic>
          </wp:inline>
        </w:drawing>
      </w:r>
    </w:p>
    <w:p w14:paraId="1AE59609" w14:textId="09F5EF6D" w:rsidR="006118BB" w:rsidRDefault="006118BB" w:rsidP="006118BB">
      <w:pPr>
        <w:rPr>
          <w:rFonts w:ascii="Arial" w:hAnsi="Arial" w:cs="Arial"/>
          <w:color w:val="222222"/>
          <w:shd w:val="clear" w:color="auto" w:fill="FFFFFF"/>
        </w:rPr>
      </w:pPr>
      <w:r>
        <w:rPr>
          <w:noProof/>
        </w:rPr>
        <w:lastRenderedPageBreak/>
        <w:drawing>
          <wp:anchor distT="0" distB="0" distL="114300" distR="114300" simplePos="0" relativeHeight="251658262" behindDoc="1" locked="0" layoutInCell="1" allowOverlap="1" wp14:anchorId="41372174" wp14:editId="13E5D5D2">
            <wp:simplePos x="0" y="0"/>
            <wp:positionH relativeFrom="column">
              <wp:posOffset>1219200</wp:posOffset>
            </wp:positionH>
            <wp:positionV relativeFrom="paragraph">
              <wp:posOffset>393700</wp:posOffset>
            </wp:positionV>
            <wp:extent cx="2326005" cy="36766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26005" cy="367665"/>
                    </a:xfrm>
                    <a:prstGeom prst="rect">
                      <a:avLst/>
                    </a:prstGeom>
                  </pic:spPr>
                </pic:pic>
              </a:graphicData>
            </a:graphic>
          </wp:anchor>
        </w:drawing>
      </w:r>
      <w:r>
        <w:rPr>
          <w:rStyle w:val="Heading2Char"/>
          <w:u w:val="single"/>
        </w:rPr>
        <w:t>Linear Regression</w:t>
      </w:r>
      <w:r w:rsidRPr="00B625C1">
        <w:rPr>
          <w:rStyle w:val="Heading2Char"/>
          <w:u w:val="single"/>
        </w:rPr>
        <w:t>:</w:t>
      </w:r>
      <w:ins w:id="409" w:author="Dennis Choksi" w:date="2019-04-30T01:18:00Z">
        <w:r w:rsidR="00A4430B" w:rsidRPr="00A4430B">
          <w:rPr>
            <w:rStyle w:val="Heading2Char"/>
            <w:rPrChange w:id="410" w:author="Dennis Choksi" w:date="2019-04-30T01:18:00Z">
              <w:rPr>
                <w:rStyle w:val="Heading2Char"/>
                <w:u w:val="single"/>
              </w:rPr>
            </w:rPrChange>
          </w:rPr>
          <w:t xml:space="preserve"> </w:t>
        </w:r>
      </w:ins>
      <w:del w:id="411" w:author="Dennis Choksi" w:date="2019-04-30T01:18:00Z">
        <w:r w:rsidDel="00A4430B">
          <w:rPr>
            <w:rStyle w:val="Heading2Char"/>
            <w:u w:val="single"/>
          </w:rPr>
          <w:delText xml:space="preserve"> </w:delText>
        </w:r>
      </w:del>
      <w:r w:rsidRPr="00367FDD">
        <w:rPr>
          <w:rFonts w:ascii="Times New Roman" w:hAnsi="Times New Roman" w:cs="Times New Roman"/>
          <w:sz w:val="24"/>
          <w:szCs w:val="24"/>
        </w:rPr>
        <w:t xml:space="preserve">Linear regression is a linear approach </w:t>
      </w:r>
      <w:ins w:id="412" w:author="Dennis Choksi" w:date="2019-04-30T01:18:00Z">
        <w:r w:rsidR="0082024B">
          <w:rPr>
            <w:rFonts w:ascii="Times New Roman" w:hAnsi="Times New Roman" w:cs="Times New Roman"/>
            <w:sz w:val="24"/>
            <w:szCs w:val="24"/>
          </w:rPr>
          <w:t>of</w:t>
        </w:r>
      </w:ins>
      <w:del w:id="413" w:author="Dennis Choksi" w:date="2019-04-30T01:18:00Z">
        <w:r w:rsidRPr="00367FDD" w:rsidDel="0082024B">
          <w:rPr>
            <w:rFonts w:ascii="Times New Roman" w:hAnsi="Times New Roman" w:cs="Times New Roman"/>
            <w:sz w:val="24"/>
            <w:szCs w:val="24"/>
          </w:rPr>
          <w:delText>to</w:delText>
        </w:r>
      </w:del>
      <w:r w:rsidRPr="00367FDD">
        <w:rPr>
          <w:rFonts w:ascii="Times New Roman" w:hAnsi="Times New Roman" w:cs="Times New Roman"/>
          <w:sz w:val="24"/>
          <w:szCs w:val="24"/>
        </w:rPr>
        <w:t xml:space="preserve"> modelling the relationship between a quantitative response and one or more explanatory variables</w:t>
      </w:r>
      <w:r>
        <w:rPr>
          <w:rFonts w:ascii="Arial" w:hAnsi="Arial" w:cs="Arial"/>
          <w:color w:val="222222"/>
          <w:shd w:val="clear" w:color="auto" w:fill="FFFFFF"/>
        </w:rPr>
        <w:t>. </w:t>
      </w:r>
    </w:p>
    <w:p w14:paraId="598963FA" w14:textId="0CB108DA" w:rsidR="006118BB" w:rsidRPr="006118BB" w:rsidRDefault="006118BB" w:rsidP="006118BB">
      <w:pPr>
        <w:rPr>
          <w:rFonts w:ascii="Arial" w:hAnsi="Arial" w:cs="Arial"/>
          <w:color w:val="222222"/>
          <w:shd w:val="clear" w:color="auto" w:fill="FFFFFF"/>
        </w:rPr>
      </w:pPr>
      <w:r>
        <w:rPr>
          <w:rFonts w:ascii="Arial" w:hAnsi="Arial" w:cs="Arial"/>
          <w:color w:val="222222"/>
          <w:shd w:val="clear" w:color="auto" w:fill="FFFFFF"/>
        </w:rPr>
        <w:t xml:space="preserve">General Equation   </w:t>
      </w:r>
      <w:r>
        <w:rPr>
          <w:rFonts w:ascii="Times New Roman" w:hAnsi="Times New Roman" w:cs="Times New Roman"/>
          <w:sz w:val="24"/>
          <w:szCs w:val="24"/>
        </w:rPr>
        <w:t>.</w:t>
      </w:r>
    </w:p>
    <w:p w14:paraId="11D2ACFC" w14:textId="77777777" w:rsidR="006118BB" w:rsidRPr="00367FDD" w:rsidRDefault="006118BB" w:rsidP="006118BB">
      <w:pPr>
        <w:rPr>
          <w:rFonts w:ascii="Times New Roman" w:hAnsi="Times New Roman" w:cs="Times New Roman"/>
          <w:sz w:val="24"/>
          <w:szCs w:val="24"/>
        </w:rPr>
      </w:pPr>
      <w:r w:rsidRPr="00367FDD">
        <w:rPr>
          <w:rFonts w:ascii="Times New Roman" w:hAnsi="Times New Roman" w:cs="Times New Roman"/>
          <w:sz w:val="24"/>
          <w:szCs w:val="24"/>
        </w:rPr>
        <w:t xml:space="preserve">Here      </w:t>
      </w:r>
    </w:p>
    <w:p w14:paraId="5A42EC6D" w14:textId="77777777" w:rsidR="006118BB" w:rsidRPr="00367FDD" w:rsidRDefault="006118BB" w:rsidP="006118BB">
      <w:pPr>
        <w:pStyle w:val="ListParagraph"/>
        <w:numPr>
          <w:ilvl w:val="0"/>
          <w:numId w:val="3"/>
        </w:numPr>
        <w:rPr>
          <w:rFonts w:ascii="Times New Roman" w:hAnsi="Times New Roman" w:cs="Times New Roman"/>
          <w:sz w:val="24"/>
          <w:szCs w:val="24"/>
        </w:rPr>
      </w:pPr>
      <w:r w:rsidRPr="00367FDD">
        <w:rPr>
          <w:rFonts w:ascii="Times New Roman" w:hAnsi="Times New Roman" w:cs="Times New Roman"/>
          <w:sz w:val="24"/>
          <w:szCs w:val="24"/>
        </w:rPr>
        <w:t>β</w:t>
      </w:r>
      <w:r w:rsidRPr="0082024B">
        <w:rPr>
          <w:rFonts w:ascii="Times New Roman" w:hAnsi="Times New Roman" w:cs="Times New Roman"/>
          <w:sz w:val="24"/>
          <w:szCs w:val="24"/>
          <w:vertAlign w:val="subscript"/>
          <w:rPrChange w:id="414" w:author="Dennis Choksi" w:date="2019-04-30T01:18:00Z">
            <w:rPr>
              <w:rFonts w:ascii="Times New Roman" w:hAnsi="Times New Roman" w:cs="Times New Roman"/>
              <w:sz w:val="24"/>
              <w:szCs w:val="24"/>
            </w:rPr>
          </w:rPrChange>
        </w:rPr>
        <w:t>0</w:t>
      </w:r>
      <w:r w:rsidRPr="00367FDD">
        <w:rPr>
          <w:rFonts w:ascii="Times New Roman" w:hAnsi="Times New Roman" w:cs="Times New Roman"/>
          <w:sz w:val="24"/>
          <w:szCs w:val="24"/>
        </w:rPr>
        <w:t xml:space="preserve"> is the intercept that is the average value of Y if all the X’s are zero</w:t>
      </w:r>
    </w:p>
    <w:p w14:paraId="07CFA7FA" w14:textId="56CF971C" w:rsidR="00E41140" w:rsidRPr="00367FDD" w:rsidRDefault="006118BB" w:rsidP="006118BB">
      <w:pPr>
        <w:pStyle w:val="ListParagraph"/>
        <w:numPr>
          <w:ilvl w:val="0"/>
          <w:numId w:val="3"/>
        </w:numPr>
        <w:rPr>
          <w:rFonts w:ascii="Times New Roman" w:hAnsi="Times New Roman" w:cs="Times New Roman"/>
          <w:sz w:val="24"/>
          <w:szCs w:val="24"/>
        </w:rPr>
      </w:pPr>
      <w:r w:rsidRPr="00367FDD">
        <w:rPr>
          <w:rFonts w:ascii="Times New Roman" w:hAnsi="Times New Roman" w:cs="Times New Roman"/>
          <w:sz w:val="24"/>
          <w:szCs w:val="24"/>
        </w:rPr>
        <w:t>β</w:t>
      </w:r>
      <w:r w:rsidRPr="00367FDD">
        <w:rPr>
          <w:rFonts w:ascii="Times New Roman" w:hAnsi="Times New Roman" w:cs="Times New Roman"/>
          <w:sz w:val="24"/>
          <w:szCs w:val="24"/>
          <w:vertAlign w:val="subscript"/>
        </w:rPr>
        <w:t>j</w:t>
      </w:r>
      <w:r w:rsidRPr="00367FDD">
        <w:rPr>
          <w:rFonts w:ascii="Times New Roman" w:hAnsi="Times New Roman" w:cs="Times New Roman"/>
          <w:sz w:val="24"/>
          <w:szCs w:val="24"/>
        </w:rPr>
        <w:t xml:space="preserve"> is the average increase in Y when X</w:t>
      </w:r>
      <w:r w:rsidRPr="0082024B">
        <w:rPr>
          <w:rFonts w:ascii="Times New Roman" w:hAnsi="Times New Roman" w:cs="Times New Roman"/>
          <w:sz w:val="24"/>
          <w:szCs w:val="24"/>
          <w:vertAlign w:val="subscript"/>
          <w:rPrChange w:id="415" w:author="Dennis Choksi" w:date="2019-04-30T01:18:00Z">
            <w:rPr>
              <w:rFonts w:ascii="Times New Roman" w:hAnsi="Times New Roman" w:cs="Times New Roman"/>
              <w:sz w:val="24"/>
              <w:szCs w:val="24"/>
            </w:rPr>
          </w:rPrChange>
        </w:rPr>
        <w:t>j</w:t>
      </w:r>
      <w:r w:rsidRPr="00367FDD">
        <w:rPr>
          <w:rFonts w:ascii="Times New Roman" w:hAnsi="Times New Roman" w:cs="Times New Roman"/>
          <w:sz w:val="24"/>
          <w:szCs w:val="24"/>
        </w:rPr>
        <w:t xml:space="preserve"> </w:t>
      </w:r>
      <w:del w:id="416" w:author="Dennis Choksi" w:date="2019-04-30T01:18:00Z">
        <w:r w:rsidRPr="00367FDD" w:rsidDel="0082024B">
          <w:rPr>
            <w:rFonts w:ascii="Times New Roman" w:hAnsi="Times New Roman" w:cs="Times New Roman"/>
            <w:sz w:val="24"/>
            <w:szCs w:val="24"/>
          </w:rPr>
          <w:delText xml:space="preserve"> </w:delText>
        </w:r>
      </w:del>
      <w:r w:rsidRPr="00367FDD">
        <w:rPr>
          <w:rFonts w:ascii="Times New Roman" w:hAnsi="Times New Roman" w:cs="Times New Roman"/>
          <w:sz w:val="24"/>
          <w:szCs w:val="24"/>
        </w:rPr>
        <w:t>is increased by one and all other X’s are held constant</w:t>
      </w:r>
    </w:p>
    <w:p w14:paraId="0632F3D1" w14:textId="3AEED854" w:rsidR="006118BB" w:rsidRPr="00367FDD" w:rsidRDefault="006118BB" w:rsidP="006118BB">
      <w:pPr>
        <w:rPr>
          <w:rFonts w:ascii="Times New Roman" w:hAnsi="Times New Roman" w:cs="Times New Roman"/>
          <w:sz w:val="24"/>
          <w:szCs w:val="24"/>
        </w:rPr>
      </w:pPr>
      <w:r w:rsidRPr="00367FDD">
        <w:rPr>
          <w:rFonts w:ascii="Times New Roman" w:hAnsi="Times New Roman" w:cs="Times New Roman"/>
          <w:sz w:val="24"/>
          <w:szCs w:val="24"/>
        </w:rPr>
        <w:t>In Linear Regression</w:t>
      </w:r>
      <w:ins w:id="417" w:author="Dennis Choksi" w:date="2019-04-30T01:19:00Z">
        <w:r w:rsidR="0082024B">
          <w:rPr>
            <w:rFonts w:ascii="Times New Roman" w:hAnsi="Times New Roman" w:cs="Times New Roman"/>
            <w:sz w:val="24"/>
            <w:szCs w:val="24"/>
          </w:rPr>
          <w:t>,</w:t>
        </w:r>
      </w:ins>
      <w:r w:rsidRPr="00367FDD">
        <w:rPr>
          <w:rFonts w:ascii="Times New Roman" w:hAnsi="Times New Roman" w:cs="Times New Roman"/>
          <w:sz w:val="24"/>
          <w:szCs w:val="24"/>
        </w:rPr>
        <w:t xml:space="preserve"> coefficients are estimated “Ordinary Least Squares” that is by minimizing </w:t>
      </w:r>
    </w:p>
    <w:p w14:paraId="699C1FDC" w14:textId="1CD28EE3" w:rsidR="006118BB" w:rsidRDefault="006118BB" w:rsidP="006118BB">
      <w:pPr>
        <w:rPr>
          <w:noProof/>
        </w:rPr>
      </w:pPr>
      <w:r>
        <w:t xml:space="preserve"> </w:t>
      </w:r>
      <w:r>
        <w:rPr>
          <w:noProof/>
        </w:rPr>
        <w:drawing>
          <wp:inline distT="0" distB="0" distL="0" distR="0" wp14:anchorId="74F1DE7B" wp14:editId="3AA801FE">
            <wp:extent cx="1430215" cy="267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43761" cy="288894"/>
                    </a:xfrm>
                    <a:prstGeom prst="rect">
                      <a:avLst/>
                    </a:prstGeom>
                  </pic:spPr>
                </pic:pic>
              </a:graphicData>
            </a:graphic>
          </wp:inline>
        </w:drawing>
      </w:r>
      <w:r>
        <w:rPr>
          <w:noProof/>
        </w:rPr>
        <w:t xml:space="preserve">        </w:t>
      </w:r>
      <w:r>
        <w:rPr>
          <w:noProof/>
        </w:rPr>
        <w:drawing>
          <wp:inline distT="0" distB="0" distL="0" distR="0" wp14:anchorId="42A30D85" wp14:editId="1A2CE008">
            <wp:extent cx="1135391" cy="36341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57934" cy="434646"/>
                    </a:xfrm>
                    <a:prstGeom prst="rect">
                      <a:avLst/>
                    </a:prstGeom>
                  </pic:spPr>
                </pic:pic>
              </a:graphicData>
            </a:graphic>
          </wp:inline>
        </w:drawing>
      </w:r>
      <w:r>
        <w:rPr>
          <w:noProof/>
        </w:rPr>
        <w:drawing>
          <wp:inline distT="0" distB="0" distL="0" distR="0" wp14:anchorId="1DBD03F2" wp14:editId="3E5B6F31">
            <wp:extent cx="1752600" cy="3276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36691" cy="362077"/>
                    </a:xfrm>
                    <a:prstGeom prst="rect">
                      <a:avLst/>
                    </a:prstGeom>
                  </pic:spPr>
                </pic:pic>
              </a:graphicData>
            </a:graphic>
          </wp:inline>
        </w:drawing>
      </w:r>
    </w:p>
    <w:p w14:paraId="0A25B382" w14:textId="3CD1574E" w:rsidR="00367FDD" w:rsidRDefault="00367FDD" w:rsidP="006118BB">
      <w:pPr>
        <w:rPr>
          <w:rFonts w:ascii="Times New Roman" w:hAnsi="Times New Roman" w:cs="Times New Roman"/>
          <w:sz w:val="24"/>
          <w:szCs w:val="24"/>
        </w:rPr>
      </w:pPr>
      <w:r>
        <w:rPr>
          <w:noProof/>
        </w:rPr>
        <w:drawing>
          <wp:anchor distT="0" distB="0" distL="114300" distR="114300" simplePos="0" relativeHeight="251658263" behindDoc="1" locked="0" layoutInCell="1" allowOverlap="1" wp14:anchorId="242F0D57" wp14:editId="49FD74AD">
            <wp:simplePos x="0" y="0"/>
            <wp:positionH relativeFrom="column">
              <wp:posOffset>1271905</wp:posOffset>
            </wp:positionH>
            <wp:positionV relativeFrom="paragraph">
              <wp:posOffset>172720</wp:posOffset>
            </wp:positionV>
            <wp:extent cx="1758315" cy="51625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58315" cy="516255"/>
                    </a:xfrm>
                    <a:prstGeom prst="rect">
                      <a:avLst/>
                    </a:prstGeom>
                  </pic:spPr>
                </pic:pic>
              </a:graphicData>
            </a:graphic>
            <wp14:sizeRelH relativeFrom="page">
              <wp14:pctWidth>0</wp14:pctWidth>
            </wp14:sizeRelH>
            <wp14:sizeRelV relativeFrom="page">
              <wp14:pctHeight>0</wp14:pctHeight>
            </wp14:sizeRelV>
          </wp:anchor>
        </w:drawing>
      </w:r>
      <w:r w:rsidR="006118BB">
        <w:rPr>
          <w:rStyle w:val="Heading2Char"/>
          <w:u w:val="single"/>
        </w:rPr>
        <w:t>R_square:</w:t>
      </w:r>
      <w:r w:rsidRPr="0082024B">
        <w:rPr>
          <w:rFonts w:ascii="Times New Roman" w:hAnsi="Times New Roman" w:cs="Times New Roman"/>
          <w:sz w:val="24"/>
          <w:szCs w:val="24"/>
          <w:rPrChange w:id="418" w:author="Dennis Choksi" w:date="2019-04-30T01:19:00Z">
            <w:rPr>
              <w:rStyle w:val="Heading2Char"/>
              <w:u w:val="single"/>
            </w:rPr>
          </w:rPrChange>
        </w:rPr>
        <w:t xml:space="preserve"> </w:t>
      </w:r>
      <w:ins w:id="419" w:author="Dennis Choksi" w:date="2019-04-30T01:19:00Z">
        <w:r w:rsidR="00F17DBB">
          <w:rPr>
            <w:rFonts w:ascii="Times New Roman" w:hAnsi="Times New Roman" w:cs="Times New Roman"/>
            <w:sz w:val="24"/>
            <w:szCs w:val="24"/>
          </w:rPr>
          <w:t>T</w:t>
        </w:r>
      </w:ins>
      <w:del w:id="420" w:author="Dennis Choksi" w:date="2019-04-30T01:19:00Z">
        <w:r w:rsidR="006118BB" w:rsidRPr="00367FDD" w:rsidDel="00F17DBB">
          <w:rPr>
            <w:rFonts w:ascii="Times New Roman" w:hAnsi="Times New Roman" w:cs="Times New Roman"/>
            <w:sz w:val="24"/>
            <w:szCs w:val="24"/>
          </w:rPr>
          <w:delText>we will be using t</w:delText>
        </w:r>
      </w:del>
      <w:r w:rsidR="006118BB" w:rsidRPr="00367FDD">
        <w:rPr>
          <w:rFonts w:ascii="Times New Roman" w:hAnsi="Times New Roman" w:cs="Times New Roman"/>
          <w:sz w:val="24"/>
          <w:szCs w:val="24"/>
        </w:rPr>
        <w:t>his st</w:t>
      </w:r>
      <w:r>
        <w:rPr>
          <w:rFonts w:ascii="Times New Roman" w:hAnsi="Times New Roman" w:cs="Times New Roman"/>
          <w:sz w:val="24"/>
          <w:szCs w:val="24"/>
        </w:rPr>
        <w:t>atistic</w:t>
      </w:r>
      <w:ins w:id="421" w:author="Dennis Choksi" w:date="2019-04-30T01:19:00Z">
        <w:r w:rsidR="00F17DBB">
          <w:rPr>
            <w:rFonts w:ascii="Times New Roman" w:hAnsi="Times New Roman" w:cs="Times New Roman"/>
            <w:sz w:val="24"/>
            <w:szCs w:val="24"/>
          </w:rPr>
          <w:t xml:space="preserve"> will be used</w:t>
        </w:r>
      </w:ins>
      <w:r w:rsidRPr="00367FDD">
        <w:rPr>
          <w:rFonts w:ascii="Times New Roman" w:hAnsi="Times New Roman" w:cs="Times New Roman"/>
          <w:sz w:val="24"/>
          <w:szCs w:val="24"/>
        </w:rPr>
        <w:t xml:space="preserve"> to compare </w:t>
      </w:r>
      <w:ins w:id="422" w:author="Dennis Choksi" w:date="2019-04-30T01:19:00Z">
        <w:r w:rsidR="00F17DBB">
          <w:rPr>
            <w:rFonts w:ascii="Times New Roman" w:hAnsi="Times New Roman" w:cs="Times New Roman"/>
            <w:sz w:val="24"/>
            <w:szCs w:val="24"/>
          </w:rPr>
          <w:t>the</w:t>
        </w:r>
      </w:ins>
      <w:del w:id="423" w:author="Dennis Choksi" w:date="2019-04-30T01:19:00Z">
        <w:r w:rsidRPr="00367FDD" w:rsidDel="00F17DBB">
          <w:rPr>
            <w:rFonts w:ascii="Times New Roman" w:hAnsi="Times New Roman" w:cs="Times New Roman"/>
            <w:sz w:val="24"/>
            <w:szCs w:val="24"/>
          </w:rPr>
          <w:delText>our</w:delText>
        </w:r>
      </w:del>
      <w:r w:rsidRPr="00367FDD">
        <w:rPr>
          <w:rFonts w:ascii="Times New Roman" w:hAnsi="Times New Roman" w:cs="Times New Roman"/>
          <w:sz w:val="24"/>
          <w:szCs w:val="24"/>
        </w:rPr>
        <w:t xml:space="preserve"> model by det</w:t>
      </w:r>
      <w:r>
        <w:rPr>
          <w:rFonts w:ascii="Times New Roman" w:hAnsi="Times New Roman" w:cs="Times New Roman"/>
          <w:sz w:val="24"/>
          <w:szCs w:val="24"/>
        </w:rPr>
        <w:t xml:space="preserve">ermining its value on the </w:t>
      </w:r>
    </w:p>
    <w:p w14:paraId="54C0532F" w14:textId="460F0E06" w:rsidR="006118BB" w:rsidRDefault="00367FDD" w:rsidP="006118BB">
      <w:pPr>
        <w:rPr>
          <w:rFonts w:ascii="Times New Roman" w:hAnsi="Times New Roman" w:cs="Times New Roman"/>
          <w:sz w:val="24"/>
          <w:szCs w:val="24"/>
        </w:rPr>
      </w:pPr>
      <w:r>
        <w:rPr>
          <w:rFonts w:ascii="Times New Roman" w:hAnsi="Times New Roman" w:cs="Times New Roman"/>
          <w:sz w:val="24"/>
          <w:szCs w:val="24"/>
        </w:rPr>
        <w:t>“test d</w:t>
      </w:r>
      <w:r w:rsidRPr="00367FDD">
        <w:rPr>
          <w:rFonts w:ascii="Times New Roman" w:hAnsi="Times New Roman" w:cs="Times New Roman"/>
          <w:sz w:val="24"/>
          <w:szCs w:val="24"/>
        </w:rPr>
        <w:t>ata</w:t>
      </w:r>
      <w:r>
        <w:rPr>
          <w:rFonts w:ascii="Times New Roman" w:hAnsi="Times New Roman" w:cs="Times New Roman"/>
          <w:sz w:val="24"/>
          <w:szCs w:val="24"/>
        </w:rPr>
        <w:t xml:space="preserve">” </w:t>
      </w:r>
      <w:del w:id="424" w:author="Dennis Choksi" w:date="2019-04-30T01:19:00Z">
        <w:r w:rsidDel="00F17DBB">
          <w:rPr>
            <w:rFonts w:ascii="Times New Roman" w:hAnsi="Times New Roman" w:cs="Times New Roman"/>
            <w:sz w:val="24"/>
            <w:szCs w:val="24"/>
          </w:rPr>
          <w:delText xml:space="preserve">   </w:delText>
        </w:r>
      </w:del>
      <w:r>
        <w:rPr>
          <w:rFonts w:ascii="Times New Roman" w:hAnsi="Times New Roman" w:cs="Times New Roman"/>
          <w:sz w:val="24"/>
          <w:szCs w:val="24"/>
        </w:rPr>
        <w:t xml:space="preserve">by using          </w:t>
      </w:r>
      <w:ins w:id="425" w:author="Dennis Choksi" w:date="2019-04-30T01:19:00Z">
        <w:r w:rsidR="00F17DBB">
          <w:rPr>
            <w:rFonts w:ascii="Times New Roman" w:hAnsi="Times New Roman" w:cs="Times New Roman"/>
            <w:sz w:val="24"/>
            <w:szCs w:val="24"/>
          </w:rPr>
          <w:t xml:space="preserve"> </w:t>
        </w:r>
      </w:ins>
      <w:del w:id="426" w:author="Dennis Choksi" w:date="2019-04-30T01:19:00Z">
        <w:r w:rsidDel="00F17DBB">
          <w:rPr>
            <w:rFonts w:ascii="Times New Roman" w:hAnsi="Times New Roman" w:cs="Times New Roman"/>
            <w:sz w:val="24"/>
            <w:szCs w:val="24"/>
          </w:rPr>
          <w:delText xml:space="preserve"> </w:delText>
        </w:r>
      </w:del>
      <w:r>
        <w:rPr>
          <w:rFonts w:ascii="Times New Roman" w:hAnsi="Times New Roman" w:cs="Times New Roman"/>
          <w:sz w:val="24"/>
          <w:szCs w:val="24"/>
        </w:rPr>
        <w:t xml:space="preserve">                                    </w:t>
      </w:r>
      <w:del w:id="427" w:author="Dennis Choksi" w:date="2019-04-30T01:19:00Z">
        <w:r w:rsidDel="00041BAA">
          <w:rPr>
            <w:rFonts w:ascii="Times New Roman" w:hAnsi="Times New Roman" w:cs="Times New Roman"/>
            <w:sz w:val="24"/>
            <w:szCs w:val="24"/>
          </w:rPr>
          <w:delText xml:space="preserve"> </w:delText>
        </w:r>
        <w:r w:rsidDel="00F17DBB">
          <w:rPr>
            <w:rFonts w:ascii="Times New Roman" w:hAnsi="Times New Roman" w:cs="Times New Roman"/>
            <w:sz w:val="24"/>
            <w:szCs w:val="24"/>
          </w:rPr>
          <w:delText xml:space="preserve">       </w:delText>
        </w:r>
      </w:del>
      <w:r>
        <w:rPr>
          <w:rFonts w:ascii="Times New Roman" w:hAnsi="Times New Roman" w:cs="Times New Roman"/>
          <w:sz w:val="24"/>
          <w:szCs w:val="24"/>
        </w:rPr>
        <w:t xml:space="preserve">where RSS is same as above and TSS is </w:t>
      </w:r>
      <w:r>
        <w:rPr>
          <w:noProof/>
        </w:rPr>
        <w:drawing>
          <wp:inline distT="0" distB="0" distL="0" distR="0" wp14:anchorId="6FCDB73E" wp14:editId="41FBB5FE">
            <wp:extent cx="771525" cy="257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71525" cy="257175"/>
                    </a:xfrm>
                    <a:prstGeom prst="rect">
                      <a:avLst/>
                    </a:prstGeom>
                  </pic:spPr>
                </pic:pic>
              </a:graphicData>
            </a:graphic>
          </wp:inline>
        </w:drawing>
      </w:r>
      <w:r>
        <w:rPr>
          <w:rFonts w:ascii="Times New Roman" w:hAnsi="Times New Roman" w:cs="Times New Roman"/>
          <w:sz w:val="24"/>
          <w:szCs w:val="24"/>
        </w:rPr>
        <w:t>.</w:t>
      </w:r>
    </w:p>
    <w:p w14:paraId="6EBC39DA" w14:textId="300A255A" w:rsidR="00367FDD" w:rsidRPr="00367FDD" w:rsidRDefault="00367FDD" w:rsidP="006118BB">
      <w:pPr>
        <w:rPr>
          <w:rStyle w:val="Heading2Char"/>
          <w:u w:val="single"/>
        </w:rPr>
      </w:pPr>
      <w:r w:rsidRPr="00367FDD">
        <w:rPr>
          <w:rStyle w:val="Heading2Char"/>
          <w:u w:val="single"/>
        </w:rPr>
        <w:t xml:space="preserve">Output: </w:t>
      </w:r>
    </w:p>
    <w:p w14:paraId="1047C990" w14:textId="45FB1907" w:rsidR="00367FDD" w:rsidRDefault="00367FDD" w:rsidP="00367FD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On  Reduced data set with insignificant terms removed</w:t>
      </w:r>
    </w:p>
    <w:p w14:paraId="0B2DC321" w14:textId="77777777" w:rsidR="00367FDD" w:rsidRDefault="00367FDD">
      <w:pPr>
        <w:pStyle w:val="SourceCode"/>
        <w:ind w:left="360"/>
        <w:rPr>
          <w:rStyle w:val="NormalTok"/>
        </w:rPr>
        <w:pPrChange w:id="428" w:author="Dennis Choksi" w:date="2019-04-30T01:20:00Z">
          <w:pPr>
            <w:pStyle w:val="SourceCode"/>
            <w:numPr>
              <w:numId w:val="4"/>
            </w:numPr>
            <w:ind w:left="720" w:hanging="360"/>
          </w:pPr>
        </w:pPrChange>
      </w:pPr>
      <w:r>
        <w:rPr>
          <w:rStyle w:val="KeywordTok"/>
        </w:rPr>
        <w:t>attach</w:t>
      </w:r>
      <w:r>
        <w:rPr>
          <w:rStyle w:val="NormalTok"/>
        </w:rPr>
        <w:t>(sc_data1_Train)</w:t>
      </w:r>
      <w:r>
        <w:br/>
      </w:r>
    </w:p>
    <w:p w14:paraId="75A36E73" w14:textId="77777777" w:rsidR="00367FDD" w:rsidRPr="00367FDD" w:rsidRDefault="00367FDD">
      <w:pPr>
        <w:pStyle w:val="SourceCode"/>
        <w:ind w:left="360"/>
        <w:rPr>
          <w:rStyle w:val="KeywordTok"/>
          <w:sz w:val="18"/>
          <w:szCs w:val="18"/>
        </w:rPr>
        <w:pPrChange w:id="429" w:author="Dennis Choksi" w:date="2019-04-30T01:20:00Z">
          <w:pPr>
            <w:pStyle w:val="SourceCode"/>
            <w:numPr>
              <w:numId w:val="4"/>
            </w:numPr>
            <w:ind w:left="720" w:hanging="360"/>
          </w:pPr>
        </w:pPrChange>
      </w:pPr>
      <w:r>
        <w:rPr>
          <w:rStyle w:val="NormalTok"/>
        </w:rPr>
        <w:t>sc_linear=</w:t>
      </w:r>
      <w:r>
        <w:rPr>
          <w:rStyle w:val="KeywordTok"/>
        </w:rPr>
        <w:t>lm</w:t>
      </w:r>
      <w:r>
        <w:rPr>
          <w:rStyle w:val="NormalTok"/>
        </w:rPr>
        <w:t>(critical_temp</w:t>
      </w:r>
      <w:r>
        <w:rPr>
          <w:rStyle w:val="OperatorTok"/>
        </w:rPr>
        <w:t>~</w:t>
      </w:r>
      <w:r>
        <w:rPr>
          <w:rStyle w:val="NormalTok"/>
        </w:rPr>
        <w:t>.</w:t>
      </w:r>
      <w:r>
        <w:rPr>
          <w:rStyle w:val="OperatorTok"/>
        </w:rPr>
        <w:t>-</w:t>
      </w:r>
      <w:r>
        <w:rPr>
          <w:rStyle w:val="NormalTok"/>
        </w:rPr>
        <w:t>wtd_gmean_fie</w:t>
      </w:r>
      <w:r>
        <w:rPr>
          <w:rStyle w:val="OperatorTok"/>
        </w:rPr>
        <w:t>-</w:t>
      </w:r>
      <w:r>
        <w:rPr>
          <w:rStyle w:val="NormalTok"/>
        </w:rPr>
        <w:t>range_fie</w:t>
      </w:r>
      <w:r>
        <w:rPr>
          <w:rStyle w:val="OperatorTok"/>
        </w:rPr>
        <w:t>-</w:t>
      </w:r>
      <w:r>
        <w:rPr>
          <w:rStyle w:val="NormalTok"/>
        </w:rPr>
        <w:t>wtd_range_fie</w:t>
      </w:r>
      <w:r>
        <w:rPr>
          <w:rStyle w:val="OperatorTok"/>
        </w:rPr>
        <w:t>-</w:t>
      </w:r>
      <w:r>
        <w:rPr>
          <w:rStyle w:val="NormalTok"/>
        </w:rPr>
        <w:t>wtd_entropy_atomic_radius</w:t>
      </w:r>
      <w:r>
        <w:rPr>
          <w:rStyle w:val="OperatorTok"/>
        </w:rPr>
        <w:t>-</w:t>
      </w:r>
      <w:r>
        <w:rPr>
          <w:rStyle w:val="NormalTok"/>
        </w:rPr>
        <w:t>wtd_std_ElectronAffinity</w:t>
      </w:r>
      <w:r>
        <w:rPr>
          <w:rStyle w:val="OperatorTok"/>
        </w:rPr>
        <w:t>-</w:t>
      </w:r>
      <w:r>
        <w:rPr>
          <w:rStyle w:val="NormalTok"/>
        </w:rPr>
        <w:t>mean_ThermalConductivity</w:t>
      </w:r>
      <w:r>
        <w:rPr>
          <w:rStyle w:val="OperatorTok"/>
        </w:rPr>
        <w:t>-</w:t>
      </w:r>
      <w:r>
        <w:rPr>
          <w:rStyle w:val="NormalTok"/>
        </w:rPr>
        <w:t>wtd_range_ThermalConductivity</w:t>
      </w:r>
      <w:r>
        <w:rPr>
          <w:rStyle w:val="OperatorTok"/>
        </w:rPr>
        <w:t>-</w:t>
      </w:r>
      <w:r>
        <w:rPr>
          <w:rStyle w:val="NormalTok"/>
        </w:rPr>
        <w:t>entropy_Valence,</w:t>
      </w:r>
      <w:r>
        <w:rPr>
          <w:rStyle w:val="DataTypeTok"/>
        </w:rPr>
        <w:t>data  =</w:t>
      </w:r>
      <w:r>
        <w:rPr>
          <w:rStyle w:val="NormalTok"/>
        </w:rPr>
        <w:t xml:space="preserve"> sc_data1_Train)</w:t>
      </w:r>
      <w:r>
        <w:br/>
      </w:r>
    </w:p>
    <w:p w14:paraId="19D12B17" w14:textId="77777777" w:rsidR="00367FDD" w:rsidRPr="00367FDD" w:rsidRDefault="00367FDD">
      <w:pPr>
        <w:pStyle w:val="SourceCode"/>
        <w:ind w:left="360"/>
        <w:rPr>
          <w:sz w:val="18"/>
          <w:szCs w:val="18"/>
        </w:rPr>
        <w:pPrChange w:id="430" w:author="Dennis Choksi" w:date="2019-04-30T01:20:00Z">
          <w:pPr>
            <w:pStyle w:val="SourceCode"/>
            <w:numPr>
              <w:numId w:val="4"/>
            </w:numPr>
            <w:ind w:left="720" w:hanging="360"/>
          </w:pPr>
        </w:pPrChange>
      </w:pPr>
      <w:r w:rsidRPr="00367FDD">
        <w:rPr>
          <w:rStyle w:val="KeywordTok"/>
          <w:sz w:val="18"/>
          <w:szCs w:val="18"/>
        </w:rPr>
        <w:t>summary</w:t>
      </w:r>
      <w:r w:rsidRPr="00367FDD">
        <w:rPr>
          <w:rStyle w:val="NormalTok"/>
          <w:sz w:val="18"/>
          <w:szCs w:val="18"/>
        </w:rPr>
        <w:t>(sc_linear)</w:t>
      </w:r>
    </w:p>
    <w:p w14:paraId="086EC7D5" w14:textId="77777777" w:rsidR="00367FDD" w:rsidRDefault="00367FDD">
      <w:pPr>
        <w:pStyle w:val="SourceCode"/>
        <w:ind w:left="360"/>
        <w:pPrChange w:id="431" w:author="Dennis Choksi" w:date="2019-04-30T01:20:00Z">
          <w:pPr>
            <w:pStyle w:val="SourceCode"/>
            <w:numPr>
              <w:numId w:val="4"/>
            </w:numPr>
            <w:ind w:left="720" w:hanging="360"/>
          </w:pPr>
        </w:pPrChange>
      </w:pPr>
      <w:r w:rsidRPr="00367FDD">
        <w:rPr>
          <w:rStyle w:val="VerbatimChar"/>
          <w:sz w:val="18"/>
          <w:szCs w:val="18"/>
        </w:rPr>
        <w:t xml:space="preserve">## </w:t>
      </w:r>
      <w:r w:rsidRPr="00367FDD">
        <w:rPr>
          <w:sz w:val="18"/>
          <w:szCs w:val="18"/>
        </w:rPr>
        <w:br/>
      </w:r>
      <w:r w:rsidRPr="00367FDD">
        <w:rPr>
          <w:rStyle w:val="VerbatimChar"/>
          <w:sz w:val="18"/>
          <w:szCs w:val="18"/>
        </w:rPr>
        <w:t>## Call:</w:t>
      </w:r>
      <w:r w:rsidRPr="00367FDD">
        <w:rPr>
          <w:sz w:val="18"/>
          <w:szCs w:val="18"/>
        </w:rPr>
        <w:br/>
      </w:r>
      <w:r w:rsidRPr="00367FDD">
        <w:rPr>
          <w:rStyle w:val="VerbatimChar"/>
          <w:sz w:val="18"/>
          <w:szCs w:val="18"/>
        </w:rPr>
        <w:t xml:space="preserve">## lm(formula = critical_temp ~ . - wtd_gmean_fie - range_fie - </w:t>
      </w:r>
      <w:r w:rsidRPr="00367FDD">
        <w:rPr>
          <w:sz w:val="18"/>
          <w:szCs w:val="18"/>
        </w:rPr>
        <w:br/>
      </w:r>
      <w:r w:rsidRPr="00367FDD">
        <w:rPr>
          <w:rStyle w:val="VerbatimChar"/>
          <w:sz w:val="18"/>
          <w:szCs w:val="18"/>
        </w:rPr>
        <w:t xml:space="preserve">##     wtd_range_fie - wtd_entropy_atomic_radius - wtd_std_ElectronAffinity - </w:t>
      </w:r>
      <w:r w:rsidRPr="00367FDD">
        <w:rPr>
          <w:sz w:val="18"/>
          <w:szCs w:val="18"/>
        </w:rPr>
        <w:br/>
      </w:r>
      <w:r w:rsidRPr="00367FDD">
        <w:rPr>
          <w:rStyle w:val="VerbatimChar"/>
          <w:sz w:val="18"/>
          <w:szCs w:val="18"/>
        </w:rPr>
        <w:t xml:space="preserve">##     mean_ThermalConductivity - wtd_range_ThermalConductivity - </w:t>
      </w:r>
      <w:r w:rsidRPr="00367FDD">
        <w:rPr>
          <w:sz w:val="18"/>
          <w:szCs w:val="18"/>
        </w:rPr>
        <w:br/>
      </w:r>
      <w:r w:rsidRPr="00367FDD">
        <w:rPr>
          <w:rStyle w:val="VerbatimChar"/>
          <w:sz w:val="18"/>
          <w:szCs w:val="18"/>
        </w:rPr>
        <w:t>##     entropy_Valence, data = sc_data1_Train)</w:t>
      </w:r>
      <w:r w:rsidRPr="00367FDD">
        <w:rPr>
          <w:sz w:val="18"/>
          <w:szCs w:val="18"/>
        </w:rPr>
        <w:br/>
      </w:r>
      <w:r w:rsidRPr="00367FDD">
        <w:rPr>
          <w:rStyle w:val="VerbatimChar"/>
          <w:sz w:val="18"/>
          <w:szCs w:val="18"/>
        </w:rPr>
        <w:t xml:space="preserve">## </w:t>
      </w:r>
      <w:r w:rsidRPr="00367FDD">
        <w:rPr>
          <w:sz w:val="18"/>
          <w:szCs w:val="18"/>
        </w:rPr>
        <w:br/>
      </w:r>
      <w:r w:rsidRPr="00367FDD">
        <w:rPr>
          <w:rStyle w:val="VerbatimChar"/>
          <w:sz w:val="18"/>
          <w:szCs w:val="18"/>
        </w:rPr>
        <w:t>## Residuals:</w:t>
      </w:r>
      <w:r w:rsidRPr="00367FDD">
        <w:rPr>
          <w:sz w:val="18"/>
          <w:szCs w:val="18"/>
        </w:rPr>
        <w:br/>
      </w:r>
      <w:r w:rsidRPr="00367FDD">
        <w:rPr>
          <w:rStyle w:val="VerbatimChar"/>
          <w:sz w:val="18"/>
          <w:szCs w:val="18"/>
        </w:rPr>
        <w:t xml:space="preserve">##     Min      1Q  Median      3Q     Max </w:t>
      </w:r>
      <w:r w:rsidRPr="00367FDD">
        <w:rPr>
          <w:sz w:val="18"/>
          <w:szCs w:val="18"/>
        </w:rPr>
        <w:br/>
      </w:r>
      <w:r w:rsidRPr="00367FDD">
        <w:rPr>
          <w:rStyle w:val="VerbatimChar"/>
          <w:sz w:val="18"/>
          <w:szCs w:val="18"/>
        </w:rPr>
        <w:t xml:space="preserve">## -78.939 -11.725   0.074  12.463 119.011 </w:t>
      </w:r>
      <w:r w:rsidRPr="00367FDD">
        <w:rPr>
          <w:sz w:val="18"/>
          <w:szCs w:val="18"/>
        </w:rPr>
        <w:br/>
      </w:r>
      <w:r w:rsidRPr="00367FDD">
        <w:rPr>
          <w:rStyle w:val="VerbatimChar"/>
          <w:sz w:val="18"/>
          <w:szCs w:val="18"/>
        </w:rPr>
        <w:t xml:space="preserve">## </w:t>
      </w:r>
      <w:r w:rsidRPr="00367FDD">
        <w:rPr>
          <w:sz w:val="18"/>
          <w:szCs w:val="18"/>
        </w:rPr>
        <w:br/>
      </w:r>
      <w:r w:rsidRPr="00367FDD">
        <w:rPr>
          <w:rStyle w:val="VerbatimChar"/>
          <w:sz w:val="18"/>
          <w:szCs w:val="18"/>
        </w:rPr>
        <w:t>## Coefficients:</w:t>
      </w:r>
      <w:r w:rsidRPr="00367FDD">
        <w:rPr>
          <w:sz w:val="18"/>
          <w:szCs w:val="18"/>
        </w:rPr>
        <w:br/>
      </w:r>
      <w:r w:rsidRPr="00367FDD">
        <w:rPr>
          <w:rStyle w:val="VerbatimChar"/>
          <w:sz w:val="18"/>
          <w:szCs w:val="18"/>
        </w:rPr>
        <w:t xml:space="preserve">##                                   Estimate Std. Error t value Pr(&gt;|t|)    </w:t>
      </w:r>
      <w:r w:rsidRPr="00367FDD">
        <w:rPr>
          <w:sz w:val="18"/>
          <w:szCs w:val="18"/>
        </w:rPr>
        <w:br/>
      </w:r>
      <w:r w:rsidRPr="00367FDD">
        <w:rPr>
          <w:rStyle w:val="VerbatimChar"/>
          <w:sz w:val="18"/>
          <w:szCs w:val="18"/>
        </w:rPr>
        <w:t>## (Intercept)                     -3.597e+01  4.704e+00  -7.646 2.19e-14 ***</w:t>
      </w:r>
      <w:r w:rsidRPr="00367FDD">
        <w:rPr>
          <w:sz w:val="18"/>
          <w:szCs w:val="18"/>
        </w:rPr>
        <w:br/>
      </w:r>
      <w:r w:rsidRPr="00367FDD">
        <w:rPr>
          <w:rStyle w:val="VerbatimChar"/>
          <w:sz w:val="18"/>
          <w:szCs w:val="18"/>
        </w:rPr>
        <w:t>## wtd_gmean_atomic_mass            8.484e-02  1.317e-02   6.443 1.21e-10 ***</w:t>
      </w:r>
      <w:r w:rsidRPr="00367FDD">
        <w:rPr>
          <w:sz w:val="18"/>
          <w:szCs w:val="18"/>
        </w:rPr>
        <w:br/>
      </w:r>
      <w:r w:rsidRPr="00367FDD">
        <w:rPr>
          <w:rStyle w:val="VerbatimChar"/>
          <w:sz w:val="18"/>
          <w:szCs w:val="18"/>
        </w:rPr>
        <w:t>## wtd_entropy_atomic_mass          2.625e+01  1.605e+00  16.359  &lt; 2e-16 ***</w:t>
      </w:r>
      <w:r w:rsidRPr="00367FDD">
        <w:rPr>
          <w:sz w:val="18"/>
          <w:szCs w:val="18"/>
        </w:rPr>
        <w:br/>
      </w:r>
      <w:r w:rsidRPr="00367FDD">
        <w:rPr>
          <w:rStyle w:val="VerbatimChar"/>
          <w:sz w:val="18"/>
          <w:szCs w:val="18"/>
        </w:rPr>
        <w:t>## range_atomic_mass                1.495e-01  5.646e-03  26.474  &lt; 2e-16 ***</w:t>
      </w:r>
      <w:r w:rsidRPr="00367FDD">
        <w:rPr>
          <w:sz w:val="18"/>
          <w:szCs w:val="18"/>
        </w:rPr>
        <w:br/>
      </w:r>
      <w:r w:rsidRPr="00367FDD">
        <w:rPr>
          <w:rStyle w:val="VerbatimChar"/>
          <w:sz w:val="18"/>
          <w:szCs w:val="18"/>
        </w:rPr>
        <w:t>## wtd_range_atomic_mass           -1.369e-01  1.898e-02  -7.215 5.61e-13 ***</w:t>
      </w:r>
      <w:r w:rsidRPr="00367FDD">
        <w:rPr>
          <w:sz w:val="18"/>
          <w:szCs w:val="18"/>
        </w:rPr>
        <w:br/>
      </w:r>
      <w:r w:rsidRPr="00367FDD">
        <w:rPr>
          <w:rStyle w:val="VerbatimChar"/>
          <w:sz w:val="18"/>
          <w:szCs w:val="18"/>
        </w:rPr>
        <w:t>## mean_fie                         4.428e-02  3.541e-03  12.506  &lt; 2e-16 ***</w:t>
      </w:r>
      <w:r w:rsidRPr="00367FDD">
        <w:rPr>
          <w:sz w:val="18"/>
          <w:szCs w:val="18"/>
        </w:rPr>
        <w:br/>
      </w:r>
      <w:r w:rsidRPr="00367FDD">
        <w:rPr>
          <w:rStyle w:val="VerbatimChar"/>
          <w:sz w:val="18"/>
          <w:szCs w:val="18"/>
        </w:rPr>
        <w:lastRenderedPageBreak/>
        <w:t>## mean_atomic_radius              -1.096e-01  1.904e-02  -5.756 8.79e-09 ***</w:t>
      </w:r>
      <w:r w:rsidRPr="00367FDD">
        <w:rPr>
          <w:sz w:val="18"/>
          <w:szCs w:val="18"/>
        </w:rPr>
        <w:br/>
      </w:r>
      <w:r w:rsidRPr="00367FDD">
        <w:rPr>
          <w:rStyle w:val="VerbatimChar"/>
          <w:sz w:val="18"/>
          <w:szCs w:val="18"/>
        </w:rPr>
        <w:t>## wtd_gmean_atomic_radius          2.271e-01  1.535e-02  14.787  &lt; 2e-16 ***</w:t>
      </w:r>
      <w:r w:rsidRPr="00367FDD">
        <w:rPr>
          <w:sz w:val="18"/>
          <w:szCs w:val="18"/>
        </w:rPr>
        <w:br/>
      </w:r>
      <w:r w:rsidRPr="00367FDD">
        <w:rPr>
          <w:rStyle w:val="VerbatimChar"/>
          <w:sz w:val="18"/>
          <w:szCs w:val="18"/>
        </w:rPr>
        <w:t>## range_atomic_radius              1.308e-01  7.773e-03  16.828  &lt; 2e-16 ***</w:t>
      </w:r>
      <w:r w:rsidRPr="00367FDD">
        <w:rPr>
          <w:sz w:val="18"/>
          <w:szCs w:val="18"/>
        </w:rPr>
        <w:br/>
      </w:r>
      <w:r w:rsidRPr="00367FDD">
        <w:rPr>
          <w:rStyle w:val="VerbatimChar"/>
          <w:sz w:val="18"/>
          <w:szCs w:val="18"/>
        </w:rPr>
        <w:t>## wtd_range_atomic_radius         -6.694e-02  1.149e-02  -5.826 5.79e-09 ***</w:t>
      </w:r>
      <w:r w:rsidRPr="00367FDD">
        <w:rPr>
          <w:sz w:val="18"/>
          <w:szCs w:val="18"/>
        </w:rPr>
        <w:br/>
      </w:r>
      <w:r w:rsidRPr="00367FDD">
        <w:rPr>
          <w:rStyle w:val="VerbatimChar"/>
          <w:sz w:val="18"/>
          <w:szCs w:val="18"/>
        </w:rPr>
        <w:t>## gmean_Density                   -1.431e-03  1.458e-04  -9.817  &lt; 2e-16 ***</w:t>
      </w:r>
      <w:r w:rsidRPr="00367FDD">
        <w:rPr>
          <w:sz w:val="18"/>
          <w:szCs w:val="18"/>
        </w:rPr>
        <w:br/>
      </w:r>
      <w:r w:rsidRPr="00367FDD">
        <w:rPr>
          <w:rStyle w:val="VerbatimChar"/>
          <w:sz w:val="18"/>
          <w:szCs w:val="18"/>
        </w:rPr>
        <w:t>## entropy_Density                 -1.586e+01  1.538e+00 -10.312  &lt; 2e-16 ***</w:t>
      </w:r>
      <w:r w:rsidRPr="00367FDD">
        <w:rPr>
          <w:sz w:val="18"/>
          <w:szCs w:val="18"/>
        </w:rPr>
        <w:br/>
      </w:r>
      <w:r w:rsidRPr="00367FDD">
        <w:rPr>
          <w:rStyle w:val="VerbatimChar"/>
          <w:sz w:val="18"/>
          <w:szCs w:val="18"/>
        </w:rPr>
        <w:t>## range_Density                   -1.277e-03  6.619e-05 -19.295  &lt; 2e-16 ***</w:t>
      </w:r>
      <w:r w:rsidRPr="00367FDD">
        <w:rPr>
          <w:sz w:val="18"/>
          <w:szCs w:val="18"/>
        </w:rPr>
        <w:br/>
      </w:r>
      <w:r w:rsidRPr="00367FDD">
        <w:rPr>
          <w:rStyle w:val="VerbatimChar"/>
          <w:sz w:val="18"/>
          <w:szCs w:val="18"/>
        </w:rPr>
        <w:t>## wtd_range_Density                1.608e-03  1.501e-04  10.715  &lt; 2e-16 ***</w:t>
      </w:r>
      <w:r w:rsidRPr="00367FDD">
        <w:rPr>
          <w:sz w:val="18"/>
          <w:szCs w:val="18"/>
        </w:rPr>
        <w:br/>
      </w:r>
      <w:r w:rsidRPr="00367FDD">
        <w:rPr>
          <w:rStyle w:val="VerbatimChar"/>
          <w:sz w:val="18"/>
          <w:szCs w:val="18"/>
        </w:rPr>
        <w:t>## wtd_mean_ElectronAffinity       -1.727e-01  1.120e-02 -15.415  &lt; 2e-16 ***</w:t>
      </w:r>
      <w:r w:rsidRPr="00367FDD">
        <w:rPr>
          <w:sz w:val="18"/>
          <w:szCs w:val="18"/>
        </w:rPr>
        <w:br/>
      </w:r>
      <w:r w:rsidRPr="00367FDD">
        <w:rPr>
          <w:rStyle w:val="VerbatimChar"/>
          <w:sz w:val="18"/>
          <w:szCs w:val="18"/>
        </w:rPr>
        <w:t>## gmean_ElectronAffinity           1.290e-01  1.375e-02   9.383  &lt; 2e-16 ***</w:t>
      </w:r>
      <w:r w:rsidRPr="00367FDD">
        <w:rPr>
          <w:sz w:val="18"/>
          <w:szCs w:val="18"/>
        </w:rPr>
        <w:br/>
      </w:r>
      <w:r w:rsidRPr="00367FDD">
        <w:rPr>
          <w:rStyle w:val="VerbatimChar"/>
          <w:sz w:val="18"/>
          <w:szCs w:val="18"/>
        </w:rPr>
        <w:t>## entropy_ElectronAffinity        -1.734e+01  1.617e+00 -10.724  &lt; 2e-16 ***</w:t>
      </w:r>
      <w:r w:rsidRPr="00367FDD">
        <w:rPr>
          <w:sz w:val="18"/>
          <w:szCs w:val="18"/>
        </w:rPr>
        <w:br/>
      </w:r>
      <w:r w:rsidRPr="00367FDD">
        <w:rPr>
          <w:rStyle w:val="VerbatimChar"/>
          <w:sz w:val="18"/>
          <w:szCs w:val="18"/>
        </w:rPr>
        <w:t>## wtd_entropy_ElectronAffinity    -2.830e+01  1.354e+00 -20.899  &lt; 2e-16 ***</w:t>
      </w:r>
      <w:r w:rsidRPr="00367FDD">
        <w:rPr>
          <w:sz w:val="18"/>
          <w:szCs w:val="18"/>
        </w:rPr>
        <w:br/>
      </w:r>
      <w:r w:rsidRPr="00367FDD">
        <w:rPr>
          <w:rStyle w:val="VerbatimChar"/>
          <w:sz w:val="18"/>
          <w:szCs w:val="18"/>
        </w:rPr>
        <w:t>## wtd_gmean_FusionHeat             9.648e-02  2.216e-02   4.355 1.34e-05 ***</w:t>
      </w:r>
      <w:r w:rsidRPr="00367FDD">
        <w:rPr>
          <w:sz w:val="18"/>
          <w:szCs w:val="18"/>
        </w:rPr>
        <w:br/>
      </w:r>
      <w:r w:rsidRPr="00367FDD">
        <w:rPr>
          <w:rStyle w:val="VerbatimChar"/>
          <w:sz w:val="18"/>
          <w:szCs w:val="18"/>
        </w:rPr>
        <w:t>## wtd_entropy_FusionHeat           1.165e+01  1.220e+00   9.547  &lt; 2e-16 ***</w:t>
      </w:r>
      <w:r w:rsidRPr="00367FDD">
        <w:rPr>
          <w:sz w:val="18"/>
          <w:szCs w:val="18"/>
        </w:rPr>
        <w:br/>
      </w:r>
      <w:r w:rsidRPr="00367FDD">
        <w:rPr>
          <w:rStyle w:val="VerbatimChar"/>
          <w:sz w:val="18"/>
          <w:szCs w:val="18"/>
        </w:rPr>
        <w:t>## std_FusionHeat                  -2.479e-01  2.711e-02  -9.146  &lt; 2e-16 ***</w:t>
      </w:r>
      <w:r w:rsidRPr="00367FDD">
        <w:rPr>
          <w:sz w:val="18"/>
          <w:szCs w:val="18"/>
        </w:rPr>
        <w:br/>
      </w:r>
      <w:r w:rsidRPr="00367FDD">
        <w:rPr>
          <w:rStyle w:val="VerbatimChar"/>
          <w:sz w:val="18"/>
          <w:szCs w:val="18"/>
        </w:rPr>
        <w:t>## gmean_ThermalConductivity       -6.802e-02  7.964e-03  -8.542  &lt; 2e-16 ***</w:t>
      </w:r>
      <w:r w:rsidRPr="00367FDD">
        <w:rPr>
          <w:sz w:val="18"/>
          <w:szCs w:val="18"/>
        </w:rPr>
        <w:br/>
      </w:r>
      <w:r w:rsidRPr="00367FDD">
        <w:rPr>
          <w:rStyle w:val="VerbatimChar"/>
          <w:sz w:val="18"/>
          <w:szCs w:val="18"/>
        </w:rPr>
        <w:t>## entropy_ThermalConductivity      1.904e+01  1.131e+00  16.839  &lt; 2e-16 ***</w:t>
      </w:r>
      <w:r w:rsidRPr="00367FDD">
        <w:rPr>
          <w:sz w:val="18"/>
          <w:szCs w:val="18"/>
        </w:rPr>
        <w:br/>
      </w:r>
      <w:r w:rsidRPr="00367FDD">
        <w:rPr>
          <w:rStyle w:val="VerbatimChar"/>
          <w:sz w:val="18"/>
          <w:szCs w:val="18"/>
        </w:rPr>
        <w:t>## wtd_entropy_ThermalConductivity  6.389e+00  1.157e+00   5.520 3.43e-08 ***</w:t>
      </w:r>
      <w:r w:rsidRPr="00367FDD">
        <w:rPr>
          <w:sz w:val="18"/>
          <w:szCs w:val="18"/>
        </w:rPr>
        <w:br/>
      </w:r>
      <w:r w:rsidRPr="00367FDD">
        <w:rPr>
          <w:rStyle w:val="VerbatimChar"/>
          <w:sz w:val="18"/>
          <w:szCs w:val="18"/>
        </w:rPr>
        <w:t>## wtd_std_ThermalConductivity      2.812e-01  6.259e-03  44.929  &lt; 2e-16 ***</w:t>
      </w:r>
      <w:r w:rsidRPr="00367FDD">
        <w:rPr>
          <w:sz w:val="18"/>
          <w:szCs w:val="18"/>
        </w:rPr>
        <w:br/>
      </w:r>
      <w:r w:rsidRPr="00367FDD">
        <w:rPr>
          <w:rStyle w:val="VerbatimChar"/>
          <w:sz w:val="18"/>
          <w:szCs w:val="18"/>
        </w:rPr>
        <w:t>## wtd_mean_Valence                -1.992e+00  3.977e-01  -5.009 5.53e-07 ***</w:t>
      </w:r>
      <w:r w:rsidRPr="00367FDD">
        <w:rPr>
          <w:sz w:val="18"/>
          <w:szCs w:val="18"/>
        </w:rPr>
        <w:br/>
      </w:r>
      <w:r w:rsidRPr="00367FDD">
        <w:rPr>
          <w:rStyle w:val="VerbatimChar"/>
          <w:sz w:val="18"/>
          <w:szCs w:val="18"/>
        </w:rPr>
        <w:t>## wtd_range_Valence                4.309e+00  3.960e-01  10.882  &lt; 2e-16 ***</w:t>
      </w:r>
      <w:r w:rsidRPr="00367FDD">
        <w:rPr>
          <w:sz w:val="18"/>
          <w:szCs w:val="18"/>
        </w:rPr>
        <w:br/>
      </w:r>
      <w:r w:rsidRPr="00367FDD">
        <w:rPr>
          <w:rStyle w:val="VerbatimChar"/>
          <w:sz w:val="18"/>
          <w:szCs w:val="18"/>
        </w:rPr>
        <w:t>## wtd_std_Valence                 -1.272e+01  4.680e-01 -27.181  &lt; 2e-16 ***</w:t>
      </w:r>
      <w:r w:rsidRPr="00367FDD">
        <w:rPr>
          <w:sz w:val="18"/>
          <w:szCs w:val="18"/>
        </w:rPr>
        <w:br/>
      </w:r>
      <w:r w:rsidRPr="00367FDD">
        <w:rPr>
          <w:rStyle w:val="VerbatimChar"/>
          <w:sz w:val="18"/>
          <w:szCs w:val="18"/>
        </w:rPr>
        <w:t>## ---</w:t>
      </w:r>
      <w:r w:rsidRPr="00367FDD">
        <w:rPr>
          <w:sz w:val="18"/>
          <w:szCs w:val="18"/>
        </w:rPr>
        <w:br/>
      </w:r>
      <w:r w:rsidRPr="00367FDD">
        <w:rPr>
          <w:rStyle w:val="VerbatimChar"/>
          <w:sz w:val="18"/>
          <w:szCs w:val="18"/>
        </w:rPr>
        <w:t>## Signif. codes:  0 '***' 0.001 '**' 0.01 '*' 0.05 '.' 0.1 ' ' 1</w:t>
      </w:r>
      <w:r w:rsidRPr="00367FDD">
        <w:rPr>
          <w:sz w:val="18"/>
          <w:szCs w:val="18"/>
        </w:rPr>
        <w:br/>
      </w:r>
      <w:r w:rsidRPr="00367FDD">
        <w:rPr>
          <w:rStyle w:val="VerbatimChar"/>
          <w:sz w:val="18"/>
          <w:szCs w:val="18"/>
        </w:rPr>
        <w:t xml:space="preserve">## </w:t>
      </w:r>
      <w:r w:rsidRPr="00367FDD">
        <w:rPr>
          <w:sz w:val="18"/>
          <w:szCs w:val="18"/>
        </w:rPr>
        <w:br/>
      </w:r>
      <w:r>
        <w:rPr>
          <w:rStyle w:val="VerbatimChar"/>
        </w:rPr>
        <w:t>## Residual standard error: 19.37 on 16509 degrees of freedom</w:t>
      </w:r>
      <w:r>
        <w:br/>
      </w:r>
      <w:r>
        <w:rPr>
          <w:rStyle w:val="VerbatimChar"/>
        </w:rPr>
        <w:t xml:space="preserve">## Multiple R-squared:  0.6805, Adjusted R-squared:   0.68 </w:t>
      </w:r>
      <w:r>
        <w:br/>
      </w:r>
      <w:r>
        <w:rPr>
          <w:rStyle w:val="VerbatimChar"/>
        </w:rPr>
        <w:t>## F-statistic:  1302 on 27 and 16509 DF,  p-value: &lt; 2.2e-16</w:t>
      </w:r>
    </w:p>
    <w:p w14:paraId="1B3C7011" w14:textId="77777777" w:rsidR="00367FDD" w:rsidRPr="00367FDD" w:rsidRDefault="00367FDD" w:rsidP="00367FDD">
      <w:pPr>
        <w:pStyle w:val="SourceCode"/>
        <w:ind w:left="9360"/>
        <w:rPr>
          <w:rStyle w:val="NormalTok"/>
          <w:shd w:val="clear" w:color="auto" w:fill="auto"/>
        </w:rPr>
      </w:pPr>
    </w:p>
    <w:p w14:paraId="0551E0E4" w14:textId="7F882C43" w:rsidR="00367FDD" w:rsidRPr="00367FDD" w:rsidRDefault="00367FDD" w:rsidP="00367FDD">
      <w:pPr>
        <w:rPr>
          <w:rStyle w:val="Heading2Char"/>
          <w:u w:val="single"/>
        </w:rPr>
      </w:pPr>
      <w:r w:rsidRPr="00367FDD">
        <w:rPr>
          <w:rStyle w:val="Heading2Char"/>
          <w:u w:val="single"/>
        </w:rPr>
        <w:t xml:space="preserve">Prediction </w:t>
      </w:r>
    </w:p>
    <w:p w14:paraId="26170964" w14:textId="09390B5C" w:rsidR="00367FDD" w:rsidRPr="00D95BAC" w:rsidRDefault="00D95BAC" w:rsidP="00367FDD">
      <w:pPr>
        <w:pStyle w:val="ListParagraph"/>
        <w:numPr>
          <w:ilvl w:val="0"/>
          <w:numId w:val="5"/>
        </w:numPr>
        <w:rPr>
          <w:rStyle w:val="NormalTok"/>
          <w:rFonts w:ascii="Times New Roman" w:hAnsi="Times New Roman" w:cs="Times New Roman"/>
          <w:sz w:val="24"/>
          <w:szCs w:val="24"/>
          <w:rPrChange w:id="432" w:author="Dennis Choksi" w:date="2019-04-30T01:53:00Z">
            <w:rPr>
              <w:rStyle w:val="NormalTok"/>
            </w:rPr>
          </w:rPrChange>
        </w:rPr>
      </w:pPr>
      <w:ins w:id="433" w:author="Dennis Choksi" w:date="2019-04-30T01:52:00Z">
        <w:r w:rsidRPr="00D95BAC">
          <w:rPr>
            <w:rStyle w:val="NormalTok"/>
            <w:rFonts w:ascii="Times New Roman" w:hAnsi="Times New Roman" w:cs="Times New Roman"/>
            <w:sz w:val="24"/>
            <w:szCs w:val="24"/>
          </w:rPr>
          <w:t>On Test Data</w:t>
        </w:r>
      </w:ins>
      <w:del w:id="434" w:author="Dennis Choksi" w:date="2019-04-30T01:52:00Z">
        <w:r w:rsidR="00367FDD" w:rsidRPr="00D95BAC" w:rsidDel="00E95687">
          <w:rPr>
            <w:rStyle w:val="NormalTok"/>
            <w:rFonts w:ascii="Times New Roman" w:hAnsi="Times New Roman" w:cs="Times New Roman"/>
            <w:sz w:val="24"/>
            <w:szCs w:val="24"/>
            <w:rPrChange w:id="435" w:author="Dennis Choksi" w:date="2019-04-30T01:53:00Z">
              <w:rPr>
                <w:rStyle w:val="NormalTok"/>
              </w:rPr>
            </w:rPrChange>
          </w:rPr>
          <w:delText xml:space="preserve">On Test data </w:delText>
        </w:r>
      </w:del>
    </w:p>
    <w:p w14:paraId="1A10548C" w14:textId="77777777" w:rsidR="00367FDD" w:rsidRDefault="00367FDD" w:rsidP="00367FDD">
      <w:pPr>
        <w:pStyle w:val="ListParagraph"/>
        <w:rPr>
          <w:rStyle w:val="NormalTok"/>
        </w:rPr>
      </w:pPr>
    </w:p>
    <w:p w14:paraId="1CF4EBE1" w14:textId="015B9A79" w:rsidR="00367FDD" w:rsidRDefault="00367FDD" w:rsidP="00367FDD">
      <w:pPr>
        <w:pStyle w:val="SourceCode"/>
        <w:ind w:left="720"/>
      </w:pPr>
      <w:r>
        <w:rPr>
          <w:rStyle w:val="NormalTok"/>
        </w:rPr>
        <w:t>pred_linear=</w:t>
      </w:r>
      <w:r>
        <w:rPr>
          <w:rStyle w:val="KeywordTok"/>
        </w:rPr>
        <w:t>predict</w:t>
      </w:r>
      <w:r>
        <w:rPr>
          <w:rStyle w:val="NormalTok"/>
        </w:rPr>
        <w:t>(sc_linear,sc_data1_Test)</w:t>
      </w:r>
      <w:r>
        <w:br/>
      </w:r>
      <w:r>
        <w:rPr>
          <w:rStyle w:val="CommentTok"/>
        </w:rPr>
        <w:t>#R^2</w:t>
      </w:r>
      <w:r>
        <w:br/>
      </w:r>
      <w:r>
        <w:rPr>
          <w:rStyle w:val="NormalTok"/>
        </w:rPr>
        <w:t>RSS=(</w:t>
      </w:r>
      <w:r>
        <w:rPr>
          <w:rStyle w:val="KeywordTok"/>
        </w:rPr>
        <w:t>mean</w:t>
      </w:r>
      <w:r>
        <w:rPr>
          <w:rStyle w:val="NormalTok"/>
        </w:rPr>
        <w:t>((sc_data1_Test</w:t>
      </w:r>
      <w:r>
        <w:rPr>
          <w:rStyle w:val="OperatorTok"/>
        </w:rPr>
        <w:t>$</w:t>
      </w:r>
      <w:r>
        <w:rPr>
          <w:rStyle w:val="NormalTok"/>
        </w:rPr>
        <w:t>critical_temp</w:t>
      </w:r>
      <w:r>
        <w:rPr>
          <w:rStyle w:val="OperatorTok"/>
        </w:rPr>
        <w:t>-</w:t>
      </w:r>
      <w:r>
        <w:rPr>
          <w:rStyle w:val="NormalTok"/>
        </w:rPr>
        <w:t>pred_linear)</w:t>
      </w:r>
      <w:r>
        <w:rPr>
          <w:rStyle w:val="OperatorTok"/>
        </w:rPr>
        <w:t>^</w:t>
      </w:r>
      <w:r>
        <w:rPr>
          <w:rStyle w:val="DecValTok"/>
        </w:rPr>
        <w:t>2</w:t>
      </w:r>
      <w:r>
        <w:rPr>
          <w:rStyle w:val="NormalTok"/>
        </w:rPr>
        <w:t>))</w:t>
      </w:r>
      <w:r>
        <w:br/>
      </w:r>
      <w:r>
        <w:rPr>
          <w:rStyle w:val="NormalTok"/>
        </w:rPr>
        <w:t>TSS=(</w:t>
      </w:r>
      <w:r>
        <w:rPr>
          <w:rStyle w:val="KeywordTok"/>
        </w:rPr>
        <w:t>mean</w:t>
      </w:r>
      <w:r>
        <w:rPr>
          <w:rStyle w:val="NormalTok"/>
        </w:rPr>
        <w:t>((sc_data1_Test</w:t>
      </w:r>
      <w:r>
        <w:rPr>
          <w:rStyle w:val="OperatorTok"/>
        </w:rPr>
        <w:t>$</w:t>
      </w:r>
      <w:r>
        <w:rPr>
          <w:rStyle w:val="NormalTok"/>
        </w:rPr>
        <w:t>critical_temp</w:t>
      </w:r>
      <w:r>
        <w:rPr>
          <w:rStyle w:val="OperatorTok"/>
        </w:rPr>
        <w:t>-</w:t>
      </w:r>
      <w:r>
        <w:rPr>
          <w:rStyle w:val="NormalTok"/>
        </w:rPr>
        <w:t>(</w:t>
      </w:r>
      <w:r>
        <w:rPr>
          <w:rStyle w:val="KeywordTok"/>
        </w:rPr>
        <w:t>mean</w:t>
      </w:r>
      <w:r>
        <w:rPr>
          <w:rStyle w:val="NormalTok"/>
        </w:rPr>
        <w:t>(sc_data1_Test</w:t>
      </w:r>
      <w:r>
        <w:rPr>
          <w:rStyle w:val="OperatorTok"/>
        </w:rPr>
        <w:t>$</w:t>
      </w:r>
      <w:r>
        <w:rPr>
          <w:rStyle w:val="NormalTok"/>
        </w:rPr>
        <w:t>critical_temp)))</w:t>
      </w:r>
      <w:r>
        <w:rPr>
          <w:rStyle w:val="OperatorTok"/>
        </w:rPr>
        <w:t>^</w:t>
      </w:r>
      <w:r>
        <w:rPr>
          <w:rStyle w:val="DecValTok"/>
        </w:rPr>
        <w:t>2</w:t>
      </w:r>
      <w:r>
        <w:rPr>
          <w:rStyle w:val="NormalTok"/>
        </w:rPr>
        <w:t>))</w:t>
      </w:r>
      <w:r>
        <w:br/>
      </w:r>
      <w:r>
        <w:rPr>
          <w:rStyle w:val="NormalTok"/>
        </w:rPr>
        <w:t>R_square=</w:t>
      </w:r>
      <w:r>
        <w:rPr>
          <w:rStyle w:val="DecValTok"/>
        </w:rPr>
        <w:t>1</w:t>
      </w:r>
      <w:r>
        <w:rPr>
          <w:rStyle w:val="OperatorTok"/>
        </w:rPr>
        <w:t>-</w:t>
      </w:r>
      <w:r>
        <w:rPr>
          <w:rStyle w:val="NormalTok"/>
        </w:rPr>
        <w:t>(RSS</w:t>
      </w:r>
      <w:r>
        <w:rPr>
          <w:rStyle w:val="OperatorTok"/>
        </w:rPr>
        <w:t>/</w:t>
      </w:r>
      <w:r>
        <w:rPr>
          <w:rStyle w:val="NormalTok"/>
        </w:rPr>
        <w:t>TSS)</w:t>
      </w:r>
      <w:r>
        <w:br/>
      </w:r>
      <w:r>
        <w:rPr>
          <w:rStyle w:val="KeywordTok"/>
        </w:rPr>
        <w:t>print</w:t>
      </w:r>
      <w:r>
        <w:rPr>
          <w:rStyle w:val="NormalTok"/>
        </w:rPr>
        <w:t>(R_square)</w:t>
      </w:r>
    </w:p>
    <w:p w14:paraId="7B09E4BC" w14:textId="77777777" w:rsidR="00367FDD" w:rsidRDefault="00367FDD" w:rsidP="00367FDD">
      <w:pPr>
        <w:pStyle w:val="SourceCode"/>
        <w:ind w:left="720"/>
      </w:pPr>
      <w:r>
        <w:rPr>
          <w:rStyle w:val="VerbatimChar"/>
        </w:rPr>
        <w:t>## [1] 0.6795226</w:t>
      </w:r>
    </w:p>
    <w:p w14:paraId="4CFBF443" w14:textId="77777777" w:rsidR="00367FDD" w:rsidRDefault="00367FDD" w:rsidP="00367FDD">
      <w:pPr>
        <w:rPr>
          <w:rFonts w:ascii="Times New Roman" w:hAnsi="Times New Roman" w:cs="Times New Roman"/>
          <w:sz w:val="24"/>
          <w:szCs w:val="24"/>
        </w:rPr>
      </w:pPr>
    </w:p>
    <w:p w14:paraId="3164032F" w14:textId="77777777" w:rsidR="0081027A" w:rsidRDefault="0081027A" w:rsidP="00367FDD">
      <w:pPr>
        <w:rPr>
          <w:rFonts w:ascii="Times New Roman" w:hAnsi="Times New Roman" w:cs="Times New Roman"/>
          <w:sz w:val="24"/>
          <w:szCs w:val="24"/>
        </w:rPr>
      </w:pPr>
    </w:p>
    <w:p w14:paraId="64DAF40B" w14:textId="77777777" w:rsidR="0081027A" w:rsidRDefault="0081027A" w:rsidP="00367FDD">
      <w:pPr>
        <w:rPr>
          <w:rFonts w:ascii="Times New Roman" w:hAnsi="Times New Roman" w:cs="Times New Roman"/>
          <w:sz w:val="24"/>
          <w:szCs w:val="24"/>
        </w:rPr>
      </w:pPr>
    </w:p>
    <w:p w14:paraId="3ED13F42" w14:textId="77777777" w:rsidR="0081027A" w:rsidRDefault="0081027A" w:rsidP="00367FDD">
      <w:pPr>
        <w:rPr>
          <w:rFonts w:ascii="Times New Roman" w:hAnsi="Times New Roman" w:cs="Times New Roman"/>
          <w:sz w:val="24"/>
          <w:szCs w:val="24"/>
        </w:rPr>
      </w:pPr>
    </w:p>
    <w:p w14:paraId="22D411E2" w14:textId="77777777" w:rsidR="0081027A" w:rsidRPr="00367FDD" w:rsidRDefault="0081027A" w:rsidP="00367FDD">
      <w:pPr>
        <w:rPr>
          <w:rFonts w:ascii="Times New Roman" w:hAnsi="Times New Roman" w:cs="Times New Roman"/>
          <w:sz w:val="24"/>
          <w:szCs w:val="24"/>
        </w:rPr>
      </w:pPr>
    </w:p>
    <w:p w14:paraId="6FC07234" w14:textId="2FD4F6BB" w:rsidR="00367FDD" w:rsidRDefault="00367FDD" w:rsidP="006118BB">
      <w:pPr>
        <w:rPr>
          <w:rStyle w:val="Heading2Char"/>
          <w:u w:val="single"/>
        </w:rPr>
      </w:pPr>
      <w:r w:rsidRPr="00367FDD">
        <w:rPr>
          <w:rStyle w:val="Heading2Char"/>
          <w:u w:val="single"/>
        </w:rPr>
        <w:lastRenderedPageBreak/>
        <w:t>Observation</w:t>
      </w:r>
    </w:p>
    <w:p w14:paraId="180A3755" w14:textId="30CBCE6F" w:rsidR="00367FDD" w:rsidRDefault="00367FDD" w:rsidP="00367FDD">
      <w:pPr>
        <w:pStyle w:val="ListParagraph"/>
        <w:numPr>
          <w:ilvl w:val="0"/>
          <w:numId w:val="3"/>
        </w:numPr>
        <w:rPr>
          <w:rFonts w:ascii="Times New Roman" w:hAnsi="Times New Roman" w:cs="Times New Roman"/>
          <w:sz w:val="24"/>
          <w:szCs w:val="24"/>
        </w:rPr>
      </w:pPr>
      <w:del w:id="436" w:author="Dennis Choksi" w:date="2019-04-30T01:21:00Z">
        <w:r w:rsidDel="003651BB">
          <w:rPr>
            <w:rFonts w:ascii="Times New Roman" w:hAnsi="Times New Roman" w:cs="Times New Roman"/>
            <w:sz w:val="24"/>
            <w:szCs w:val="24"/>
          </w:rPr>
          <w:delText xml:space="preserve">We plot </w:delText>
        </w:r>
      </w:del>
      <w:ins w:id="437" w:author="Dennis Choksi" w:date="2019-04-30T01:21:00Z">
        <w:r w:rsidR="00041BAA">
          <w:rPr>
            <w:rFonts w:ascii="Times New Roman" w:hAnsi="Times New Roman" w:cs="Times New Roman"/>
            <w:sz w:val="24"/>
            <w:szCs w:val="24"/>
          </w:rPr>
          <w:t>T</w:t>
        </w:r>
      </w:ins>
      <w:del w:id="438" w:author="Dennis Choksi" w:date="2019-04-30T01:21:00Z">
        <w:r w:rsidDel="00041BAA">
          <w:rPr>
            <w:rFonts w:ascii="Times New Roman" w:hAnsi="Times New Roman" w:cs="Times New Roman"/>
            <w:sz w:val="24"/>
            <w:szCs w:val="24"/>
          </w:rPr>
          <w:delText>t</w:delText>
        </w:r>
      </w:del>
      <w:r>
        <w:rPr>
          <w:rFonts w:ascii="Times New Roman" w:hAnsi="Times New Roman" w:cs="Times New Roman"/>
          <w:sz w:val="24"/>
          <w:szCs w:val="24"/>
        </w:rPr>
        <w:t>he residuals with each variable</w:t>
      </w:r>
      <w:ins w:id="439" w:author="Dennis Choksi" w:date="2019-04-30T01:21:00Z">
        <w:r w:rsidR="003651BB">
          <w:rPr>
            <w:rFonts w:ascii="Times New Roman" w:hAnsi="Times New Roman" w:cs="Times New Roman"/>
            <w:sz w:val="24"/>
            <w:szCs w:val="24"/>
          </w:rPr>
          <w:t xml:space="preserve"> is plotted</w:t>
        </w:r>
      </w:ins>
      <w:r>
        <w:rPr>
          <w:rFonts w:ascii="Times New Roman" w:hAnsi="Times New Roman" w:cs="Times New Roman"/>
          <w:sz w:val="24"/>
          <w:szCs w:val="24"/>
        </w:rPr>
        <w:t xml:space="preserve"> </w:t>
      </w:r>
      <w:r w:rsidR="0081027A">
        <w:rPr>
          <w:rFonts w:ascii="Times New Roman" w:hAnsi="Times New Roman" w:cs="Times New Roman"/>
          <w:sz w:val="24"/>
          <w:szCs w:val="24"/>
        </w:rPr>
        <w:t xml:space="preserve">and </w:t>
      </w:r>
      <w:del w:id="440" w:author="Dennis Choksi" w:date="2019-04-30T01:21:00Z">
        <w:r w:rsidR="0081027A" w:rsidDel="003651BB">
          <w:rPr>
            <w:rFonts w:ascii="Times New Roman" w:hAnsi="Times New Roman" w:cs="Times New Roman"/>
            <w:sz w:val="24"/>
            <w:szCs w:val="24"/>
          </w:rPr>
          <w:delText xml:space="preserve">obtain </w:delText>
        </w:r>
      </w:del>
      <w:r w:rsidR="0081027A">
        <w:rPr>
          <w:rFonts w:ascii="Times New Roman" w:hAnsi="Times New Roman" w:cs="Times New Roman"/>
          <w:sz w:val="24"/>
          <w:szCs w:val="24"/>
        </w:rPr>
        <w:t>a pattern</w:t>
      </w:r>
      <w:ins w:id="441" w:author="Dennis Choksi" w:date="2019-04-30T01:21:00Z">
        <w:r w:rsidR="003651BB">
          <w:rPr>
            <w:rFonts w:ascii="Times New Roman" w:hAnsi="Times New Roman" w:cs="Times New Roman"/>
            <w:sz w:val="24"/>
            <w:szCs w:val="24"/>
          </w:rPr>
          <w:t xml:space="preserve"> is obtained</w:t>
        </w:r>
      </w:ins>
      <w:r w:rsidR="0081027A">
        <w:rPr>
          <w:rFonts w:ascii="Times New Roman" w:hAnsi="Times New Roman" w:cs="Times New Roman"/>
          <w:sz w:val="24"/>
          <w:szCs w:val="24"/>
        </w:rPr>
        <w:t xml:space="preserve"> only in three variables</w:t>
      </w:r>
      <w:ins w:id="442" w:author="Dennis Choksi" w:date="2019-04-30T01:21:00Z">
        <w:r w:rsidR="003651BB">
          <w:rPr>
            <w:rFonts w:ascii="Times New Roman" w:hAnsi="Times New Roman" w:cs="Times New Roman"/>
            <w:sz w:val="24"/>
            <w:szCs w:val="24"/>
          </w:rPr>
          <w:t>.</w:t>
        </w:r>
      </w:ins>
      <w:r w:rsidR="0081027A">
        <w:rPr>
          <w:rFonts w:ascii="Times New Roman" w:hAnsi="Times New Roman" w:cs="Times New Roman"/>
          <w:sz w:val="24"/>
          <w:szCs w:val="24"/>
        </w:rPr>
        <w:t xml:space="preserve"> </w:t>
      </w:r>
    </w:p>
    <w:p w14:paraId="21D0E053" w14:textId="0C354216" w:rsidR="0081027A" w:rsidRDefault="0081027A" w:rsidP="00367FDD">
      <w:pPr>
        <w:pStyle w:val="ListParagraph"/>
        <w:numPr>
          <w:ilvl w:val="0"/>
          <w:numId w:val="3"/>
        </w:numPr>
        <w:rPr>
          <w:rFonts w:ascii="Times New Roman" w:hAnsi="Times New Roman" w:cs="Times New Roman"/>
          <w:sz w:val="24"/>
          <w:szCs w:val="24"/>
        </w:rPr>
      </w:pPr>
      <w:del w:id="443" w:author="Dennis Choksi" w:date="2019-04-30T01:21:00Z">
        <w:r w:rsidDel="005D416F">
          <w:rPr>
            <w:rFonts w:ascii="Times New Roman" w:hAnsi="Times New Roman" w:cs="Times New Roman"/>
            <w:sz w:val="24"/>
            <w:szCs w:val="24"/>
          </w:rPr>
          <w:delText xml:space="preserve">We will </w:delText>
        </w:r>
        <w:r w:rsidDel="00944B51">
          <w:rPr>
            <w:rFonts w:ascii="Times New Roman" w:hAnsi="Times New Roman" w:cs="Times New Roman"/>
            <w:sz w:val="24"/>
            <w:szCs w:val="24"/>
          </w:rPr>
          <w:delText xml:space="preserve">next try </w:delText>
        </w:r>
      </w:del>
      <w:ins w:id="444" w:author="Dennis Choksi" w:date="2019-04-30T01:21:00Z">
        <w:r w:rsidR="00944B51">
          <w:rPr>
            <w:rFonts w:ascii="Times New Roman" w:hAnsi="Times New Roman" w:cs="Times New Roman"/>
            <w:sz w:val="24"/>
            <w:szCs w:val="24"/>
          </w:rPr>
          <w:t>D</w:t>
        </w:r>
      </w:ins>
      <w:del w:id="445" w:author="Dennis Choksi" w:date="2019-04-30T01:21:00Z">
        <w:r w:rsidDel="00944B51">
          <w:rPr>
            <w:rFonts w:ascii="Times New Roman" w:hAnsi="Times New Roman" w:cs="Times New Roman"/>
            <w:sz w:val="24"/>
            <w:szCs w:val="24"/>
          </w:rPr>
          <w:delText>d</w:delText>
        </w:r>
      </w:del>
      <w:r>
        <w:rPr>
          <w:rFonts w:ascii="Times New Roman" w:hAnsi="Times New Roman" w:cs="Times New Roman"/>
          <w:sz w:val="24"/>
          <w:szCs w:val="24"/>
        </w:rPr>
        <w:t xml:space="preserve">ifferent </w:t>
      </w:r>
      <w:del w:id="446" w:author="Dennis Choksi" w:date="2019-04-30T01:22:00Z">
        <w:r w:rsidDel="00944B51">
          <w:rPr>
            <w:rFonts w:ascii="Times New Roman" w:hAnsi="Times New Roman" w:cs="Times New Roman"/>
            <w:sz w:val="24"/>
            <w:szCs w:val="24"/>
          </w:rPr>
          <w:delText>Non Linear</w:delText>
        </w:r>
      </w:del>
      <w:ins w:id="447" w:author="Dennis Choksi" w:date="2019-04-30T01:22:00Z">
        <w:r w:rsidR="00944B51">
          <w:rPr>
            <w:rFonts w:ascii="Times New Roman" w:hAnsi="Times New Roman" w:cs="Times New Roman"/>
            <w:sz w:val="24"/>
            <w:szCs w:val="24"/>
          </w:rPr>
          <w:t>Non-Linear</w:t>
        </w:r>
      </w:ins>
      <w:r>
        <w:rPr>
          <w:rFonts w:ascii="Times New Roman" w:hAnsi="Times New Roman" w:cs="Times New Roman"/>
          <w:sz w:val="24"/>
          <w:szCs w:val="24"/>
        </w:rPr>
        <w:t xml:space="preserve"> terms of these variables </w:t>
      </w:r>
      <w:ins w:id="448" w:author="Dennis Choksi" w:date="2019-04-30T01:22:00Z">
        <w:r w:rsidR="00944B51">
          <w:rPr>
            <w:rFonts w:ascii="Times New Roman" w:hAnsi="Times New Roman" w:cs="Times New Roman"/>
            <w:sz w:val="24"/>
            <w:szCs w:val="24"/>
          </w:rPr>
          <w:t xml:space="preserve">were iterated </w:t>
        </w:r>
      </w:ins>
      <w:r>
        <w:rPr>
          <w:rFonts w:ascii="Times New Roman" w:hAnsi="Times New Roman" w:cs="Times New Roman"/>
          <w:sz w:val="24"/>
          <w:szCs w:val="24"/>
        </w:rPr>
        <w:t>to randomize the residuals and obtain better results in terms of R_</w:t>
      </w:r>
      <w:ins w:id="449" w:author="Dennis Choksi" w:date="2019-04-30T01:22:00Z">
        <w:r w:rsidR="00944B51">
          <w:rPr>
            <w:rFonts w:ascii="Times New Roman" w:hAnsi="Times New Roman" w:cs="Times New Roman"/>
            <w:sz w:val="24"/>
            <w:szCs w:val="24"/>
          </w:rPr>
          <w:t>S</w:t>
        </w:r>
      </w:ins>
      <w:del w:id="450" w:author="Dennis Choksi" w:date="2019-04-30T01:22:00Z">
        <w:r w:rsidDel="00944B51">
          <w:rPr>
            <w:rFonts w:ascii="Times New Roman" w:hAnsi="Times New Roman" w:cs="Times New Roman"/>
            <w:sz w:val="24"/>
            <w:szCs w:val="24"/>
          </w:rPr>
          <w:delText>s</w:delText>
        </w:r>
      </w:del>
      <w:r>
        <w:rPr>
          <w:rFonts w:ascii="Times New Roman" w:hAnsi="Times New Roman" w:cs="Times New Roman"/>
          <w:sz w:val="24"/>
          <w:szCs w:val="24"/>
        </w:rPr>
        <w:t>quare</w:t>
      </w:r>
      <w:ins w:id="451" w:author="Dennis Choksi" w:date="2019-04-30T01:22:00Z">
        <w:r w:rsidR="00944B51">
          <w:rPr>
            <w:rFonts w:ascii="Times New Roman" w:hAnsi="Times New Roman" w:cs="Times New Roman"/>
            <w:sz w:val="24"/>
            <w:szCs w:val="24"/>
          </w:rPr>
          <w:t>d</w:t>
        </w:r>
      </w:ins>
      <w:r>
        <w:rPr>
          <w:rFonts w:ascii="Times New Roman" w:hAnsi="Times New Roman" w:cs="Times New Roman"/>
          <w:sz w:val="24"/>
          <w:szCs w:val="24"/>
        </w:rPr>
        <w:t xml:space="preserve"> values. </w:t>
      </w:r>
    </w:p>
    <w:p w14:paraId="72037E90" w14:textId="77777777" w:rsidR="0081027A" w:rsidRPr="00367FDD" w:rsidRDefault="0081027A" w:rsidP="0081027A">
      <w:pPr>
        <w:pStyle w:val="ListParagraph"/>
        <w:rPr>
          <w:rFonts w:ascii="Times New Roman" w:hAnsi="Times New Roman" w:cs="Times New Roman"/>
          <w:sz w:val="24"/>
          <w:szCs w:val="24"/>
        </w:rPr>
      </w:pPr>
    </w:p>
    <w:p w14:paraId="7F5F3DED" w14:textId="53AB90B4" w:rsidR="00C57F04" w:rsidRDefault="00B57A1E" w:rsidP="008C70AF">
      <w:pPr>
        <w:jc w:val="both"/>
        <w:rPr>
          <w:rFonts w:ascii="Times New Roman" w:hAnsi="Times New Roman" w:cs="Times New Roman"/>
          <w:sz w:val="24"/>
          <w:szCs w:val="24"/>
        </w:rPr>
      </w:pPr>
      <w:r>
        <w:rPr>
          <w:noProof/>
        </w:rPr>
        <w:drawing>
          <wp:anchor distT="0" distB="0" distL="114300" distR="114300" simplePos="0" relativeHeight="251658267" behindDoc="0" locked="0" layoutInCell="1" allowOverlap="1" wp14:anchorId="5E2CF9F2" wp14:editId="70A89F57">
            <wp:simplePos x="0" y="0"/>
            <wp:positionH relativeFrom="column">
              <wp:posOffset>3419475</wp:posOffset>
            </wp:positionH>
            <wp:positionV relativeFrom="paragraph">
              <wp:posOffset>307340</wp:posOffset>
            </wp:positionV>
            <wp:extent cx="2613025" cy="1450975"/>
            <wp:effectExtent l="19050" t="19050" r="15875" b="158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13025" cy="1450975"/>
                    </a:xfrm>
                    <a:prstGeom prst="rect">
                      <a:avLst/>
                    </a:prstGeom>
                    <a:ln w="19050">
                      <a:solidFill>
                        <a:schemeClr val="tx1"/>
                      </a:solidFill>
                    </a:ln>
                  </pic:spPr>
                </pic:pic>
              </a:graphicData>
            </a:graphic>
            <wp14:sizeRelV relativeFrom="margin">
              <wp14:pctHeight>0</wp14:pctHeight>
            </wp14:sizeRelV>
          </wp:anchor>
        </w:drawing>
      </w:r>
    </w:p>
    <w:p w14:paraId="050EF5DB" w14:textId="1B20C829" w:rsidR="00C57F04" w:rsidRDefault="0081027A" w:rsidP="008C70AF">
      <w:pPr>
        <w:jc w:val="both"/>
        <w:rPr>
          <w:rFonts w:ascii="Times New Roman" w:hAnsi="Times New Roman" w:cs="Times New Roman"/>
          <w:sz w:val="24"/>
          <w:szCs w:val="24"/>
        </w:rPr>
      </w:pPr>
      <w:r>
        <w:rPr>
          <w:noProof/>
        </w:rPr>
        <w:drawing>
          <wp:inline distT="0" distB="0" distL="0" distR="0" wp14:anchorId="1334190F" wp14:editId="253A732A">
            <wp:extent cx="2625213" cy="1451440"/>
            <wp:effectExtent l="19050" t="19050" r="2286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5865" cy="1479445"/>
                    </a:xfrm>
                    <a:prstGeom prst="rect">
                      <a:avLst/>
                    </a:prstGeom>
                    <a:ln w="19050">
                      <a:solidFill>
                        <a:schemeClr val="tx1"/>
                      </a:solidFill>
                    </a:ln>
                  </pic:spPr>
                </pic:pic>
              </a:graphicData>
            </a:graphic>
          </wp:inline>
        </w:drawing>
      </w:r>
      <w:r>
        <w:rPr>
          <w:rFonts w:ascii="Times New Roman" w:hAnsi="Times New Roman" w:cs="Times New Roman"/>
          <w:sz w:val="24"/>
          <w:szCs w:val="24"/>
        </w:rPr>
        <w:t xml:space="preserve">    </w:t>
      </w:r>
    </w:p>
    <w:p w14:paraId="3B6BB002" w14:textId="0A3B42F0" w:rsidR="0081027A" w:rsidRDefault="0081027A" w:rsidP="008C70AF">
      <w:pPr>
        <w:jc w:val="both"/>
        <w:rPr>
          <w:rFonts w:ascii="Times New Roman" w:hAnsi="Times New Roman" w:cs="Times New Roman"/>
          <w:sz w:val="24"/>
          <w:szCs w:val="24"/>
        </w:rPr>
      </w:pPr>
      <w:r>
        <w:rPr>
          <w:noProof/>
        </w:rPr>
        <w:drawing>
          <wp:inline distT="0" distB="0" distL="0" distR="0" wp14:anchorId="1E839B00" wp14:editId="6D4BF452">
            <wp:extent cx="2625090" cy="1389380"/>
            <wp:effectExtent l="19050" t="19050" r="22860" b="203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5680" cy="1405570"/>
                    </a:xfrm>
                    <a:prstGeom prst="rect">
                      <a:avLst/>
                    </a:prstGeom>
                    <a:ln w="19050">
                      <a:solidFill>
                        <a:schemeClr val="tx1"/>
                      </a:solidFill>
                    </a:ln>
                  </pic:spPr>
                </pic:pic>
              </a:graphicData>
            </a:graphic>
          </wp:inline>
        </w:drawing>
      </w:r>
    </w:p>
    <w:p w14:paraId="4D6148CD" w14:textId="77777777" w:rsidR="0081027A" w:rsidRDefault="0081027A" w:rsidP="008C70AF">
      <w:pPr>
        <w:jc w:val="both"/>
        <w:rPr>
          <w:rFonts w:ascii="Times New Roman" w:hAnsi="Times New Roman" w:cs="Times New Roman"/>
          <w:sz w:val="24"/>
          <w:szCs w:val="24"/>
        </w:rPr>
      </w:pPr>
    </w:p>
    <w:p w14:paraId="46AED239" w14:textId="5559A4BD" w:rsidR="0081027A" w:rsidRDefault="0081027A" w:rsidP="0081027A">
      <w:pPr>
        <w:rPr>
          <w:rStyle w:val="Heading2Char"/>
          <w:u w:val="single"/>
        </w:rPr>
      </w:pPr>
      <w:r>
        <w:rPr>
          <w:rStyle w:val="Heading2Char"/>
          <w:u w:val="single"/>
        </w:rPr>
        <w:t>Linear Regression with Non Linear Terms</w:t>
      </w:r>
    </w:p>
    <w:p w14:paraId="4030ECCE" w14:textId="0D5D40C9" w:rsidR="009B7239" w:rsidRDefault="009B7239" w:rsidP="0081027A">
      <w:pPr>
        <w:rPr>
          <w:rStyle w:val="Heading2Char"/>
          <w:u w:val="single"/>
        </w:rPr>
      </w:pPr>
      <w:r>
        <w:rPr>
          <w:rStyle w:val="Heading2Char"/>
          <w:u w:val="single"/>
        </w:rPr>
        <w:t>Output</w:t>
      </w:r>
    </w:p>
    <w:p w14:paraId="428C35CE" w14:textId="77777777" w:rsidR="009B7239" w:rsidRPr="009B7239" w:rsidRDefault="009B7239" w:rsidP="0081027A">
      <w:pPr>
        <w:pStyle w:val="SourceCode"/>
        <w:spacing w:after="0"/>
        <w:ind w:left="720"/>
        <w:rPr>
          <w:rStyle w:val="Heading2Char"/>
          <w:u w:val="single"/>
        </w:rPr>
      </w:pPr>
    </w:p>
    <w:p w14:paraId="7F2B7776" w14:textId="45568F72" w:rsidR="0081027A" w:rsidRDefault="0081027A" w:rsidP="0081027A">
      <w:pPr>
        <w:pStyle w:val="SourceCode"/>
        <w:spacing w:after="0"/>
        <w:ind w:left="720"/>
        <w:rPr>
          <w:rStyle w:val="NormalTok"/>
        </w:rPr>
      </w:pPr>
      <w:r w:rsidRPr="0081027A">
        <w:rPr>
          <w:rStyle w:val="NormalTok"/>
        </w:rPr>
        <w:t>sc_linear=lm(critical_temp~.-wtd_gmean_fie-range_fie-wtd_entropy_atomic_radius-wtd_std_ElectronAffinity-mean_ThermalConductivity-wtd_range_ThermalConductivity-entropy_Valence+I(wtd_mean_Valence^2)+I(wtd_std_ThermalConductivity^2)-wtd_std_ThermalConductivity-wtd_range_atomic_radius-wtd_ra</w:t>
      </w:r>
      <w:r>
        <w:rPr>
          <w:rStyle w:val="NormalTok"/>
        </w:rPr>
        <w:t>nge_fie,data  = sc_data1_Train)</w:t>
      </w:r>
    </w:p>
    <w:p w14:paraId="17AE3784" w14:textId="77777777" w:rsidR="0081027A" w:rsidRDefault="0081027A" w:rsidP="0081027A">
      <w:pPr>
        <w:pStyle w:val="SourceCode"/>
        <w:spacing w:after="0"/>
        <w:ind w:left="720"/>
        <w:rPr>
          <w:rStyle w:val="NormalTok"/>
        </w:rPr>
      </w:pPr>
      <w:r>
        <w:rPr>
          <w:rStyle w:val="NormalTok"/>
        </w:rPr>
        <w:t>summary(sc_linear)</w:t>
      </w:r>
    </w:p>
    <w:p w14:paraId="24C9E1A8" w14:textId="3DC83439" w:rsidR="0081027A" w:rsidRDefault="0081027A" w:rsidP="0081027A">
      <w:pPr>
        <w:pStyle w:val="SourceCode"/>
        <w:spacing w:after="0"/>
        <w:ind w:left="720"/>
        <w:rPr>
          <w:rStyle w:val="NormalTok"/>
        </w:rPr>
      </w:pPr>
      <w:r>
        <w:rPr>
          <w:rStyle w:val="NormalTok"/>
        </w:rPr>
        <w:tab/>
      </w:r>
      <w:r>
        <w:rPr>
          <w:rStyle w:val="NormalTok"/>
        </w:rPr>
        <w:tab/>
      </w:r>
    </w:p>
    <w:p w14:paraId="55195C1E" w14:textId="69962344" w:rsidR="0081027A" w:rsidRDefault="0081027A" w:rsidP="0081027A">
      <w:pPr>
        <w:pStyle w:val="SourceCode"/>
        <w:spacing w:after="0"/>
        <w:ind w:left="720"/>
        <w:rPr>
          <w:rStyle w:val="NormalTok"/>
        </w:rPr>
      </w:pPr>
      <w:r>
        <w:rPr>
          <w:rStyle w:val="NormalTok"/>
        </w:rPr>
        <w:tab/>
      </w:r>
      <w:r>
        <w:rPr>
          <w:rStyle w:val="NormalTok"/>
        </w:rPr>
        <w:tab/>
      </w:r>
      <w:r>
        <w:rPr>
          <w:rStyle w:val="NormalTok"/>
        </w:rPr>
        <w:tab/>
      </w:r>
      <w:r>
        <w:rPr>
          <w:rStyle w:val="NormalTok"/>
        </w:rPr>
        <w:tab/>
      </w:r>
    </w:p>
    <w:p w14:paraId="4C6556E3" w14:textId="77777777" w:rsidR="0081027A" w:rsidRDefault="0081027A" w:rsidP="0081027A">
      <w:pPr>
        <w:pStyle w:val="SourceCode"/>
        <w:spacing w:after="0"/>
        <w:ind w:left="720"/>
        <w:rPr>
          <w:rStyle w:val="NormalTok"/>
        </w:rPr>
      </w:pPr>
    </w:p>
    <w:p w14:paraId="66C325E5" w14:textId="77777777" w:rsidR="0081027A" w:rsidRDefault="0081027A" w:rsidP="0081027A">
      <w:pPr>
        <w:pStyle w:val="SourceCode"/>
        <w:spacing w:after="0"/>
        <w:ind w:left="720"/>
        <w:rPr>
          <w:rStyle w:val="NormalTok"/>
        </w:rPr>
      </w:pPr>
    </w:p>
    <w:p w14:paraId="68564A9B" w14:textId="71F1B39D" w:rsidR="0081027A" w:rsidRPr="0081027A" w:rsidRDefault="0081027A" w:rsidP="0081027A">
      <w:pPr>
        <w:pStyle w:val="SourceCode"/>
        <w:spacing w:after="0"/>
        <w:ind w:left="720"/>
        <w:rPr>
          <w:rStyle w:val="NormalTok"/>
        </w:rPr>
      </w:pPr>
      <w:r>
        <w:rPr>
          <w:rStyle w:val="NormalTok"/>
        </w:rPr>
        <w:t xml:space="preserve">## </w:t>
      </w:r>
      <w:r w:rsidRPr="0081027A">
        <w:rPr>
          <w:rStyle w:val="NormalTok"/>
        </w:rPr>
        <w:t>Residual standard error: 19.15 on 16512 degrees of freedom</w:t>
      </w:r>
    </w:p>
    <w:p w14:paraId="51790AE7" w14:textId="54077D4F" w:rsidR="0081027A" w:rsidRPr="0081027A" w:rsidRDefault="0081027A" w:rsidP="0081027A">
      <w:pPr>
        <w:pStyle w:val="SourceCode"/>
        <w:spacing w:after="0"/>
        <w:ind w:left="720"/>
        <w:rPr>
          <w:rStyle w:val="NormalTok"/>
        </w:rPr>
      </w:pPr>
      <w:r>
        <w:rPr>
          <w:rStyle w:val="NormalTok"/>
        </w:rPr>
        <w:t xml:space="preserve">## </w:t>
      </w:r>
      <w:r w:rsidRPr="0081027A">
        <w:rPr>
          <w:rStyle w:val="NormalTok"/>
        </w:rPr>
        <w:t>Multiple R-squared:  0.6904,</w:t>
      </w:r>
      <w:r w:rsidRPr="0081027A">
        <w:rPr>
          <w:rStyle w:val="NormalTok"/>
        </w:rPr>
        <w:tab/>
        <w:t xml:space="preserve">Adjusted R-squared:  0.6899 </w:t>
      </w:r>
    </w:p>
    <w:p w14:paraId="535919E5" w14:textId="688BD313" w:rsidR="0081027A" w:rsidRDefault="0081027A" w:rsidP="0081027A">
      <w:pPr>
        <w:pStyle w:val="SourceCode"/>
        <w:spacing w:after="0"/>
        <w:ind w:left="720"/>
        <w:rPr>
          <w:rStyle w:val="NormalTok"/>
        </w:rPr>
      </w:pPr>
      <w:r>
        <w:rPr>
          <w:rStyle w:val="NormalTok"/>
        </w:rPr>
        <w:t xml:space="preserve">## </w:t>
      </w:r>
      <w:r w:rsidRPr="0081027A">
        <w:rPr>
          <w:rStyle w:val="NormalTok"/>
        </w:rPr>
        <w:t>F-statistic:  1364 on 27 and 16512 DF,  p-value: &lt; 2.2e-16</w:t>
      </w:r>
    </w:p>
    <w:p w14:paraId="1C434368" w14:textId="77777777" w:rsidR="0081027A" w:rsidRDefault="0081027A" w:rsidP="0081027A">
      <w:pPr>
        <w:pStyle w:val="SourceCode"/>
        <w:spacing w:after="0"/>
        <w:ind w:left="720"/>
        <w:rPr>
          <w:rStyle w:val="NormalTok"/>
        </w:rPr>
      </w:pPr>
    </w:p>
    <w:p w14:paraId="5B7D9EC2" w14:textId="77777777" w:rsidR="0081027A" w:rsidDel="005661B0" w:rsidRDefault="0081027A" w:rsidP="0081027A">
      <w:pPr>
        <w:pStyle w:val="SourceCode"/>
        <w:spacing w:after="0"/>
        <w:ind w:left="720"/>
        <w:rPr>
          <w:del w:id="452" w:author="Dennis Choksi" w:date="2019-04-30T01:23:00Z"/>
          <w:rStyle w:val="NormalTok"/>
        </w:rPr>
      </w:pPr>
    </w:p>
    <w:p w14:paraId="7D40583B" w14:textId="77777777" w:rsidR="0081027A" w:rsidDel="005661B0" w:rsidRDefault="0081027A" w:rsidP="0081027A">
      <w:pPr>
        <w:pStyle w:val="SourceCode"/>
        <w:spacing w:after="0"/>
        <w:ind w:left="720"/>
        <w:rPr>
          <w:del w:id="453" w:author="Dennis Choksi" w:date="2019-04-30T01:23:00Z"/>
          <w:rStyle w:val="NormalTok"/>
        </w:rPr>
      </w:pPr>
    </w:p>
    <w:p w14:paraId="2885D4E2" w14:textId="77777777" w:rsidR="0081027A" w:rsidDel="005661B0" w:rsidRDefault="0081027A" w:rsidP="0081027A">
      <w:pPr>
        <w:pStyle w:val="SourceCode"/>
        <w:spacing w:after="0"/>
        <w:ind w:left="720"/>
        <w:rPr>
          <w:del w:id="454" w:author="Dennis Choksi" w:date="2019-04-30T01:23:00Z"/>
          <w:rStyle w:val="NormalTok"/>
        </w:rPr>
      </w:pPr>
    </w:p>
    <w:p w14:paraId="3144A8E9" w14:textId="77777777" w:rsidR="0081027A" w:rsidDel="005661B0" w:rsidRDefault="0081027A" w:rsidP="0081027A">
      <w:pPr>
        <w:pStyle w:val="SourceCode"/>
        <w:spacing w:after="0"/>
        <w:ind w:left="720"/>
        <w:rPr>
          <w:del w:id="455" w:author="Dennis Choksi" w:date="2019-04-30T01:23:00Z"/>
          <w:rStyle w:val="NormalTok"/>
        </w:rPr>
      </w:pPr>
    </w:p>
    <w:p w14:paraId="3210BF13" w14:textId="77777777" w:rsidR="0081027A" w:rsidDel="005661B0" w:rsidRDefault="0081027A" w:rsidP="0081027A">
      <w:pPr>
        <w:pStyle w:val="SourceCode"/>
        <w:spacing w:after="0"/>
        <w:ind w:left="720"/>
        <w:rPr>
          <w:del w:id="456" w:author="Dennis Choksi" w:date="2019-04-30T01:23:00Z"/>
          <w:rStyle w:val="NormalTok"/>
        </w:rPr>
      </w:pPr>
    </w:p>
    <w:p w14:paraId="477EF9DE" w14:textId="77777777" w:rsidR="0081027A" w:rsidDel="005661B0" w:rsidRDefault="0081027A" w:rsidP="0081027A">
      <w:pPr>
        <w:pStyle w:val="SourceCode"/>
        <w:spacing w:after="0"/>
        <w:ind w:left="720"/>
        <w:rPr>
          <w:del w:id="457" w:author="Dennis Choksi" w:date="2019-04-30T01:23:00Z"/>
          <w:rStyle w:val="NormalTok"/>
        </w:rPr>
      </w:pPr>
    </w:p>
    <w:p w14:paraId="5CB21621" w14:textId="11947562" w:rsidR="0081027A" w:rsidRPr="0081027A" w:rsidRDefault="0081027A" w:rsidP="0081027A">
      <w:pPr>
        <w:pStyle w:val="SourceCode"/>
        <w:spacing w:after="0"/>
        <w:ind w:left="720"/>
        <w:rPr>
          <w:rStyle w:val="NormalTok"/>
        </w:rPr>
      </w:pPr>
      <w:r w:rsidRPr="0081027A">
        <w:rPr>
          <w:rStyle w:val="NormalTok"/>
        </w:rPr>
        <w:t>pred_linear=predict(sc_linear,sc_data1_Test)</w:t>
      </w:r>
    </w:p>
    <w:p w14:paraId="3707E21B" w14:textId="77777777" w:rsidR="0081027A" w:rsidRPr="0081027A" w:rsidRDefault="0081027A" w:rsidP="0081027A">
      <w:pPr>
        <w:pStyle w:val="SourceCode"/>
        <w:spacing w:after="0"/>
        <w:ind w:left="720"/>
        <w:rPr>
          <w:rStyle w:val="NormalTok"/>
        </w:rPr>
      </w:pPr>
    </w:p>
    <w:p w14:paraId="4479F1C9" w14:textId="77777777" w:rsidR="0081027A" w:rsidRPr="0081027A" w:rsidRDefault="0081027A" w:rsidP="0081027A">
      <w:pPr>
        <w:pStyle w:val="SourceCode"/>
        <w:spacing w:after="0"/>
        <w:ind w:left="720"/>
        <w:rPr>
          <w:rStyle w:val="NormalTok"/>
        </w:rPr>
      </w:pPr>
    </w:p>
    <w:p w14:paraId="153D8CE8" w14:textId="77777777" w:rsidR="0081027A" w:rsidRPr="0081027A" w:rsidRDefault="0081027A" w:rsidP="0081027A">
      <w:pPr>
        <w:pStyle w:val="SourceCode"/>
        <w:spacing w:after="0"/>
        <w:ind w:left="720"/>
        <w:rPr>
          <w:rStyle w:val="NormalTok"/>
        </w:rPr>
      </w:pPr>
      <w:r w:rsidRPr="0081027A">
        <w:rPr>
          <w:rStyle w:val="NormalTok"/>
        </w:rPr>
        <w:t>#R^2</w:t>
      </w:r>
    </w:p>
    <w:p w14:paraId="75534E6F" w14:textId="77777777" w:rsidR="0081027A" w:rsidRPr="0081027A" w:rsidRDefault="0081027A" w:rsidP="0081027A">
      <w:pPr>
        <w:pStyle w:val="SourceCode"/>
        <w:spacing w:after="0"/>
        <w:ind w:left="720"/>
        <w:rPr>
          <w:rStyle w:val="NormalTok"/>
        </w:rPr>
      </w:pPr>
      <w:r w:rsidRPr="0081027A">
        <w:rPr>
          <w:rStyle w:val="NormalTok"/>
        </w:rPr>
        <w:t>RSS=(mean((sc_data1_Test$critical_temp-pred_linear)^2))</w:t>
      </w:r>
    </w:p>
    <w:p w14:paraId="17F4F455" w14:textId="77777777" w:rsidR="0081027A" w:rsidRPr="0081027A" w:rsidRDefault="0081027A" w:rsidP="0081027A">
      <w:pPr>
        <w:pStyle w:val="SourceCode"/>
        <w:spacing w:after="0"/>
        <w:ind w:left="720"/>
        <w:rPr>
          <w:rStyle w:val="NormalTok"/>
        </w:rPr>
      </w:pPr>
      <w:r w:rsidRPr="0081027A">
        <w:rPr>
          <w:rStyle w:val="NormalTok"/>
        </w:rPr>
        <w:t>TSS=(mean((sc_data1_Test$critical_temp-(mean(sc_data1_Test$critical_temp)))^2))</w:t>
      </w:r>
    </w:p>
    <w:p w14:paraId="2B4E2C09" w14:textId="77777777" w:rsidR="0081027A" w:rsidRPr="0081027A" w:rsidRDefault="0081027A" w:rsidP="0081027A">
      <w:pPr>
        <w:pStyle w:val="SourceCode"/>
        <w:spacing w:after="0"/>
        <w:ind w:left="720"/>
        <w:rPr>
          <w:rStyle w:val="NormalTok"/>
        </w:rPr>
      </w:pPr>
      <w:r w:rsidRPr="0081027A">
        <w:rPr>
          <w:rStyle w:val="NormalTok"/>
        </w:rPr>
        <w:t>R_square=1-(RSS/TSS)</w:t>
      </w:r>
    </w:p>
    <w:p w14:paraId="5D11C245" w14:textId="70FC0FDC" w:rsidR="0081027A" w:rsidRPr="0081027A" w:rsidRDefault="0081027A" w:rsidP="0081027A">
      <w:pPr>
        <w:pStyle w:val="SourceCode"/>
        <w:spacing w:after="0"/>
        <w:ind w:left="720"/>
        <w:rPr>
          <w:rStyle w:val="NormalTok"/>
        </w:rPr>
      </w:pPr>
      <w:r w:rsidRPr="0081027A">
        <w:rPr>
          <w:rStyle w:val="NormalTok"/>
        </w:rPr>
        <w:t>print(R_square)</w:t>
      </w:r>
    </w:p>
    <w:p w14:paraId="3BB950F1" w14:textId="224DD977" w:rsidR="0081027A" w:rsidRDefault="0081027A" w:rsidP="0081027A">
      <w:pPr>
        <w:pStyle w:val="SourceCode"/>
        <w:ind w:left="720"/>
        <w:rPr>
          <w:rStyle w:val="NormalTok"/>
          <w:b/>
        </w:rPr>
      </w:pPr>
      <w:r w:rsidRPr="0081027A">
        <w:rPr>
          <w:rStyle w:val="NormalTok"/>
          <w:b/>
        </w:rPr>
        <w:t>[1] 0.6751566</w:t>
      </w:r>
    </w:p>
    <w:p w14:paraId="1F9C5BD6" w14:textId="4C7BDDA9" w:rsidR="0081027A" w:rsidRDefault="0081027A" w:rsidP="0081027A"/>
    <w:p w14:paraId="032BA312" w14:textId="77777777" w:rsidR="0081027A" w:rsidRDefault="0081027A" w:rsidP="0081027A">
      <w:pPr>
        <w:rPr>
          <w:rStyle w:val="Heading2Char"/>
          <w:u w:val="single"/>
        </w:rPr>
      </w:pPr>
      <w:r w:rsidRPr="00367FDD">
        <w:rPr>
          <w:rStyle w:val="Heading2Char"/>
          <w:u w:val="single"/>
        </w:rPr>
        <w:t>Observation</w:t>
      </w:r>
    </w:p>
    <w:p w14:paraId="70EB08B8" w14:textId="2831356E" w:rsidR="002B298B" w:rsidRDefault="002B298B" w:rsidP="002B298B">
      <w:pPr>
        <w:ind w:firstLine="720"/>
        <w:rPr>
          <w:rStyle w:val="Heading2Char"/>
          <w:u w:val="single"/>
        </w:rPr>
      </w:pPr>
      <w:del w:id="458" w:author="Dennis Choksi" w:date="2019-04-30T01:54:00Z">
        <w:r w:rsidDel="004C6717">
          <w:rPr>
            <w:noProof/>
          </w:rPr>
          <w:drawing>
            <wp:inline distT="0" distB="0" distL="0" distR="0" wp14:anchorId="52F461F1" wp14:editId="470C56CE">
              <wp:extent cx="2318400" cy="1292030"/>
              <wp:effectExtent l="19050" t="19050" r="24765" b="228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2702" cy="1322292"/>
                      </a:xfrm>
                      <a:prstGeom prst="rect">
                        <a:avLst/>
                      </a:prstGeom>
                      <a:ln w="19050">
                        <a:solidFill>
                          <a:schemeClr val="tx1"/>
                        </a:solidFill>
                      </a:ln>
                    </pic:spPr>
                  </pic:pic>
                </a:graphicData>
              </a:graphic>
            </wp:inline>
          </w:drawing>
        </w:r>
        <w:r w:rsidRPr="004C6717" w:rsidDel="004C6717">
          <w:rPr>
            <w:rStyle w:val="Heading2Char"/>
            <w:rPrChange w:id="459" w:author="Dennis Choksi" w:date="2019-04-30T01:54:00Z">
              <w:rPr>
                <w:rStyle w:val="Heading2Char"/>
                <w:u w:val="single"/>
              </w:rPr>
            </w:rPrChange>
          </w:rPr>
          <w:delText xml:space="preserve">   </w:delText>
        </w:r>
      </w:del>
      <w:ins w:id="460" w:author="Dennis Choksi" w:date="2019-04-30T01:54:00Z">
        <w:r w:rsidR="004C6717">
          <w:rPr>
            <w:noProof/>
          </w:rPr>
          <w:drawing>
            <wp:inline distT="0" distB="0" distL="0" distR="0" wp14:anchorId="0339C29A" wp14:editId="59EB3C1A">
              <wp:extent cx="2318400" cy="1292030"/>
              <wp:effectExtent l="19050" t="19050" r="24765" b="228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2702" cy="1322292"/>
                      </a:xfrm>
                      <a:prstGeom prst="rect">
                        <a:avLst/>
                      </a:prstGeom>
                      <a:ln w="19050">
                        <a:solidFill>
                          <a:schemeClr val="tx1"/>
                        </a:solidFill>
                      </a:ln>
                    </pic:spPr>
                  </pic:pic>
                </a:graphicData>
              </a:graphic>
            </wp:inline>
          </w:drawing>
        </w:r>
        <w:r w:rsidR="004C6717" w:rsidRPr="004C6717">
          <w:rPr>
            <w:rStyle w:val="Heading2Char"/>
            <w:rPrChange w:id="461" w:author="Dennis Choksi" w:date="2019-04-30T01:54:00Z">
              <w:rPr>
                <w:rStyle w:val="Heading2Char"/>
                <w:u w:val="single"/>
              </w:rPr>
            </w:rPrChange>
          </w:rPr>
          <w:t xml:space="preserve">  </w:t>
        </w:r>
        <w:r w:rsidR="004C6717">
          <w:rPr>
            <w:rStyle w:val="Heading2Char"/>
          </w:rPr>
          <w:t xml:space="preserve">     </w:t>
        </w:r>
      </w:ins>
      <w:r>
        <w:rPr>
          <w:noProof/>
        </w:rPr>
        <w:drawing>
          <wp:inline distT="0" distB="0" distL="0" distR="0" wp14:anchorId="04B8BC3F" wp14:editId="37D4D00A">
            <wp:extent cx="2267585" cy="1288312"/>
            <wp:effectExtent l="19050" t="19050" r="18415" b="266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22386" cy="1319447"/>
                    </a:xfrm>
                    <a:prstGeom prst="rect">
                      <a:avLst/>
                    </a:prstGeom>
                    <a:ln w="19050">
                      <a:solidFill>
                        <a:schemeClr val="tx1"/>
                      </a:solidFill>
                    </a:ln>
                  </pic:spPr>
                </pic:pic>
              </a:graphicData>
            </a:graphic>
          </wp:inline>
        </w:drawing>
      </w:r>
    </w:p>
    <w:p w14:paraId="03BA6672" w14:textId="4D8B174A" w:rsidR="002B298B" w:rsidRDefault="002B298B" w:rsidP="009B7239">
      <w:pPr>
        <w:ind w:firstLine="720"/>
        <w:rPr>
          <w:rStyle w:val="Heading2Char"/>
          <w:u w:val="single"/>
        </w:rPr>
      </w:pPr>
      <w:r>
        <w:rPr>
          <w:noProof/>
        </w:rPr>
        <w:drawing>
          <wp:inline distT="0" distB="0" distL="0" distR="0" wp14:anchorId="6D9F1E38" wp14:editId="40CEE8A3">
            <wp:extent cx="2318385" cy="1323975"/>
            <wp:effectExtent l="19050" t="19050" r="24765"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7532" cy="1363463"/>
                    </a:xfrm>
                    <a:prstGeom prst="rect">
                      <a:avLst/>
                    </a:prstGeom>
                    <a:ln w="19050">
                      <a:solidFill>
                        <a:schemeClr val="tx1"/>
                      </a:solidFill>
                    </a:ln>
                  </pic:spPr>
                </pic:pic>
              </a:graphicData>
            </a:graphic>
          </wp:inline>
        </w:drawing>
      </w:r>
    </w:p>
    <w:p w14:paraId="20F8D099" w14:textId="77777777" w:rsidR="002B298B" w:rsidRDefault="002B298B" w:rsidP="0081027A">
      <w:pPr>
        <w:rPr>
          <w:rStyle w:val="Heading2Char"/>
          <w:u w:val="single"/>
        </w:rPr>
      </w:pPr>
    </w:p>
    <w:p w14:paraId="3C1B9A3E" w14:textId="691C16A3" w:rsidR="0081027A" w:rsidRDefault="0081027A">
      <w:pPr>
        <w:pStyle w:val="ListParagraph"/>
        <w:numPr>
          <w:ilvl w:val="0"/>
          <w:numId w:val="3"/>
        </w:numPr>
        <w:jc w:val="both"/>
        <w:rPr>
          <w:rFonts w:ascii="Times New Roman" w:hAnsi="Times New Roman" w:cs="Times New Roman"/>
          <w:sz w:val="24"/>
          <w:szCs w:val="24"/>
        </w:rPr>
        <w:pPrChange w:id="462" w:author="Dennis Choksi" w:date="2019-04-30T01:25:00Z">
          <w:pPr>
            <w:pStyle w:val="ListParagraph"/>
            <w:numPr>
              <w:numId w:val="3"/>
            </w:numPr>
            <w:ind w:hanging="360"/>
          </w:pPr>
        </w:pPrChange>
      </w:pPr>
      <w:del w:id="463" w:author="Dennis Choksi" w:date="2019-04-30T01:23:00Z">
        <w:r w:rsidDel="00B950B2">
          <w:rPr>
            <w:rFonts w:ascii="Times New Roman" w:hAnsi="Times New Roman" w:cs="Times New Roman"/>
            <w:sz w:val="24"/>
            <w:szCs w:val="24"/>
          </w:rPr>
          <w:delText>We plot the</w:delText>
        </w:r>
      </w:del>
      <w:ins w:id="464" w:author="Dennis Choksi" w:date="2019-04-30T01:23:00Z">
        <w:r w:rsidR="00B950B2">
          <w:rPr>
            <w:rFonts w:ascii="Times New Roman" w:hAnsi="Times New Roman" w:cs="Times New Roman"/>
            <w:sz w:val="24"/>
            <w:szCs w:val="24"/>
          </w:rPr>
          <w:t xml:space="preserve">The </w:t>
        </w:r>
      </w:ins>
      <w:del w:id="465" w:author="Dennis Choksi" w:date="2019-04-30T01:24:00Z">
        <w:r w:rsidDel="00B950B2">
          <w:rPr>
            <w:rFonts w:ascii="Times New Roman" w:hAnsi="Times New Roman" w:cs="Times New Roman"/>
            <w:sz w:val="24"/>
            <w:szCs w:val="24"/>
          </w:rPr>
          <w:delText xml:space="preserve"> </w:delText>
        </w:r>
      </w:del>
      <w:r>
        <w:rPr>
          <w:rFonts w:ascii="Times New Roman" w:hAnsi="Times New Roman" w:cs="Times New Roman"/>
          <w:sz w:val="24"/>
          <w:szCs w:val="24"/>
        </w:rPr>
        <w:t>residuals</w:t>
      </w:r>
      <w:ins w:id="466" w:author="Dennis Choksi" w:date="2019-04-30T01:23:00Z">
        <w:r w:rsidR="00B950B2">
          <w:rPr>
            <w:rFonts w:ascii="Times New Roman" w:hAnsi="Times New Roman" w:cs="Times New Roman"/>
            <w:sz w:val="24"/>
            <w:szCs w:val="24"/>
          </w:rPr>
          <w:t xml:space="preserve"> are plotted</w:t>
        </w:r>
      </w:ins>
      <w:r>
        <w:rPr>
          <w:rFonts w:ascii="Times New Roman" w:hAnsi="Times New Roman" w:cs="Times New Roman"/>
          <w:sz w:val="24"/>
          <w:szCs w:val="24"/>
        </w:rPr>
        <w:t xml:space="preserve"> with each variable and</w:t>
      </w:r>
      <w:ins w:id="467" w:author="Dennis Choksi" w:date="2019-04-30T01:24:00Z">
        <w:r w:rsidR="00B950B2">
          <w:rPr>
            <w:rFonts w:ascii="Times New Roman" w:hAnsi="Times New Roman" w:cs="Times New Roman"/>
            <w:sz w:val="24"/>
            <w:szCs w:val="24"/>
          </w:rPr>
          <w:t xml:space="preserve"> </w:t>
        </w:r>
      </w:ins>
      <w:del w:id="468" w:author="Dennis Choksi" w:date="2019-04-30T01:24:00Z">
        <w:r w:rsidDel="00B950B2">
          <w:rPr>
            <w:rFonts w:ascii="Times New Roman" w:hAnsi="Times New Roman" w:cs="Times New Roman"/>
            <w:sz w:val="24"/>
            <w:szCs w:val="24"/>
          </w:rPr>
          <w:delText xml:space="preserve"> obtain </w:delText>
        </w:r>
      </w:del>
      <w:r>
        <w:rPr>
          <w:rFonts w:ascii="Times New Roman" w:hAnsi="Times New Roman" w:cs="Times New Roman"/>
          <w:sz w:val="24"/>
          <w:szCs w:val="24"/>
        </w:rPr>
        <w:t xml:space="preserve">a pattern </w:t>
      </w:r>
      <w:ins w:id="469" w:author="Dennis Choksi" w:date="2019-04-30T01:24:00Z">
        <w:r w:rsidR="00B950B2">
          <w:rPr>
            <w:rFonts w:ascii="Times New Roman" w:hAnsi="Times New Roman" w:cs="Times New Roman"/>
            <w:sz w:val="24"/>
            <w:szCs w:val="24"/>
          </w:rPr>
          <w:t xml:space="preserve">is obtained </w:t>
        </w:r>
      </w:ins>
      <w:r>
        <w:rPr>
          <w:rFonts w:ascii="Times New Roman" w:hAnsi="Times New Roman" w:cs="Times New Roman"/>
          <w:sz w:val="24"/>
          <w:szCs w:val="24"/>
        </w:rPr>
        <w:t xml:space="preserve">only in three variables </w:t>
      </w:r>
    </w:p>
    <w:p w14:paraId="5F516CA9" w14:textId="29BB3DB2" w:rsidR="0081027A" w:rsidRDefault="00706EFB">
      <w:pPr>
        <w:pStyle w:val="ListParagraph"/>
        <w:numPr>
          <w:ilvl w:val="0"/>
          <w:numId w:val="3"/>
        </w:numPr>
        <w:jc w:val="both"/>
        <w:rPr>
          <w:rFonts w:ascii="Times New Roman" w:hAnsi="Times New Roman" w:cs="Times New Roman"/>
          <w:sz w:val="24"/>
          <w:szCs w:val="24"/>
        </w:rPr>
        <w:pPrChange w:id="470" w:author="Dennis Choksi" w:date="2019-04-30T01:25:00Z">
          <w:pPr>
            <w:pStyle w:val="ListParagraph"/>
            <w:numPr>
              <w:numId w:val="3"/>
            </w:numPr>
            <w:ind w:hanging="360"/>
          </w:pPr>
        </w:pPrChange>
      </w:pPr>
      <w:ins w:id="471" w:author="Dennis Choksi" w:date="2019-04-30T01:24:00Z">
        <w:r>
          <w:rPr>
            <w:rFonts w:ascii="Times New Roman" w:hAnsi="Times New Roman" w:cs="Times New Roman"/>
            <w:sz w:val="24"/>
            <w:szCs w:val="24"/>
          </w:rPr>
          <w:t>It can be observed that</w:t>
        </w:r>
      </w:ins>
      <w:del w:id="472" w:author="Dennis Choksi" w:date="2019-04-30T01:24:00Z">
        <w:r w:rsidR="0081027A" w:rsidDel="00706EFB">
          <w:rPr>
            <w:rFonts w:ascii="Times New Roman" w:hAnsi="Times New Roman" w:cs="Times New Roman"/>
            <w:sz w:val="24"/>
            <w:szCs w:val="24"/>
          </w:rPr>
          <w:delText>We see</w:delText>
        </w:r>
      </w:del>
      <w:r w:rsidR="0081027A">
        <w:rPr>
          <w:rFonts w:ascii="Times New Roman" w:hAnsi="Times New Roman" w:cs="Times New Roman"/>
          <w:sz w:val="24"/>
          <w:szCs w:val="24"/>
        </w:rPr>
        <w:t xml:space="preserve"> </w:t>
      </w:r>
      <w:ins w:id="473" w:author="Dennis Choksi" w:date="2019-04-30T01:24:00Z">
        <w:r>
          <w:rPr>
            <w:rFonts w:ascii="Times New Roman" w:hAnsi="Times New Roman" w:cs="Times New Roman"/>
            <w:sz w:val="24"/>
            <w:szCs w:val="24"/>
          </w:rPr>
          <w:t>t</w:t>
        </w:r>
      </w:ins>
      <w:del w:id="474" w:author="Dennis Choksi" w:date="2019-04-30T01:24:00Z">
        <w:r w:rsidR="0081027A" w:rsidDel="00706EFB">
          <w:rPr>
            <w:rFonts w:ascii="Times New Roman" w:hAnsi="Times New Roman" w:cs="Times New Roman"/>
            <w:sz w:val="24"/>
            <w:szCs w:val="24"/>
          </w:rPr>
          <w:delText>t</w:delText>
        </w:r>
      </w:del>
      <w:r w:rsidR="0081027A">
        <w:rPr>
          <w:rFonts w:ascii="Times New Roman" w:hAnsi="Times New Roman" w:cs="Times New Roman"/>
          <w:sz w:val="24"/>
          <w:szCs w:val="24"/>
        </w:rPr>
        <w:t xml:space="preserve">he pattern </w:t>
      </w:r>
      <w:ins w:id="475" w:author="Dennis Choksi" w:date="2019-04-30T01:25:00Z">
        <w:r>
          <w:rPr>
            <w:rFonts w:ascii="Times New Roman" w:hAnsi="Times New Roman" w:cs="Times New Roman"/>
            <w:sz w:val="24"/>
            <w:szCs w:val="24"/>
          </w:rPr>
          <w:t xml:space="preserve">is </w:t>
        </w:r>
      </w:ins>
      <w:r w:rsidR="0081027A">
        <w:rPr>
          <w:rFonts w:ascii="Times New Roman" w:hAnsi="Times New Roman" w:cs="Times New Roman"/>
          <w:sz w:val="24"/>
          <w:szCs w:val="24"/>
        </w:rPr>
        <w:t>getting removed from the residuals</w:t>
      </w:r>
      <w:r w:rsidR="0081027A" w:rsidRPr="0081027A">
        <w:rPr>
          <w:rFonts w:ascii="Times New Roman" w:hAnsi="Times New Roman" w:cs="Times New Roman"/>
          <w:sz w:val="24"/>
          <w:szCs w:val="24"/>
        </w:rPr>
        <w:t>.</w:t>
      </w:r>
    </w:p>
    <w:p w14:paraId="066A5630" w14:textId="14AB7103" w:rsidR="00266910" w:rsidRDefault="0081027A">
      <w:pPr>
        <w:pStyle w:val="ListParagraph"/>
        <w:numPr>
          <w:ilvl w:val="0"/>
          <w:numId w:val="3"/>
        </w:numPr>
        <w:jc w:val="both"/>
        <w:rPr>
          <w:rFonts w:ascii="Times New Roman" w:hAnsi="Times New Roman" w:cs="Times New Roman"/>
          <w:sz w:val="24"/>
          <w:szCs w:val="24"/>
        </w:rPr>
        <w:pPrChange w:id="476" w:author="Dennis Choksi" w:date="2019-04-30T01:25:00Z">
          <w:pPr>
            <w:pStyle w:val="ListParagraph"/>
            <w:numPr>
              <w:numId w:val="3"/>
            </w:numPr>
            <w:ind w:hanging="360"/>
          </w:pPr>
        </w:pPrChange>
      </w:pPr>
      <w:r>
        <w:rPr>
          <w:rFonts w:ascii="Times New Roman" w:hAnsi="Times New Roman" w:cs="Times New Roman"/>
          <w:sz w:val="24"/>
          <w:szCs w:val="24"/>
        </w:rPr>
        <w:t xml:space="preserve">The model explains 69% of the variance which is more than what </w:t>
      </w:r>
      <w:del w:id="477" w:author="Dennis Choksi" w:date="2019-04-30T01:25:00Z">
        <w:r w:rsidDel="00E32AE8">
          <w:rPr>
            <w:rFonts w:ascii="Times New Roman" w:hAnsi="Times New Roman" w:cs="Times New Roman"/>
            <w:sz w:val="24"/>
            <w:szCs w:val="24"/>
          </w:rPr>
          <w:delText xml:space="preserve">our </w:delText>
        </w:r>
      </w:del>
      <w:r>
        <w:rPr>
          <w:rFonts w:ascii="Times New Roman" w:hAnsi="Times New Roman" w:cs="Times New Roman"/>
          <w:sz w:val="24"/>
          <w:szCs w:val="24"/>
        </w:rPr>
        <w:t>previous iteration explained but it performs almost similar</w:t>
      </w:r>
      <w:r w:rsidR="00266910">
        <w:rPr>
          <w:rFonts w:ascii="Times New Roman" w:hAnsi="Times New Roman" w:cs="Times New Roman"/>
          <w:sz w:val="24"/>
          <w:szCs w:val="24"/>
        </w:rPr>
        <w:t xml:space="preserve"> in respect to test data</w:t>
      </w:r>
      <w:ins w:id="478" w:author="Dennis Choksi" w:date="2019-04-30T01:25:00Z">
        <w:r w:rsidR="00E32AE8">
          <w:rPr>
            <w:rFonts w:ascii="Times New Roman" w:hAnsi="Times New Roman" w:cs="Times New Roman"/>
            <w:sz w:val="24"/>
            <w:szCs w:val="24"/>
          </w:rPr>
          <w:t>.</w:t>
        </w:r>
      </w:ins>
      <w:r w:rsidR="00266910">
        <w:rPr>
          <w:rFonts w:ascii="Times New Roman" w:hAnsi="Times New Roman" w:cs="Times New Roman"/>
          <w:sz w:val="24"/>
          <w:szCs w:val="24"/>
        </w:rPr>
        <w:t xml:space="preserve"> </w:t>
      </w:r>
    </w:p>
    <w:p w14:paraId="06201911" w14:textId="77777777" w:rsidR="00266910" w:rsidRDefault="00266910" w:rsidP="00266910">
      <w:pPr>
        <w:ind w:left="360"/>
        <w:rPr>
          <w:rFonts w:ascii="Times New Roman" w:hAnsi="Times New Roman" w:cs="Times New Roman"/>
          <w:sz w:val="24"/>
          <w:szCs w:val="24"/>
        </w:rPr>
      </w:pPr>
    </w:p>
    <w:p w14:paraId="186E5507" w14:textId="5BC0BBB1" w:rsidR="00266910" w:rsidRDefault="00266910" w:rsidP="00266910">
      <w:pPr>
        <w:rPr>
          <w:rFonts w:ascii="Times New Roman" w:hAnsi="Times New Roman" w:cs="Times New Roman"/>
          <w:sz w:val="24"/>
          <w:szCs w:val="24"/>
        </w:rPr>
      </w:pPr>
      <w:r w:rsidRPr="00266910">
        <w:rPr>
          <w:rStyle w:val="Heading2Char"/>
          <w:u w:val="single"/>
        </w:rPr>
        <w:t>Result</w:t>
      </w:r>
    </w:p>
    <w:p w14:paraId="09F918EA" w14:textId="3B82B2AC" w:rsidR="0081027A" w:rsidRPr="00266910" w:rsidRDefault="00266910">
      <w:pPr>
        <w:ind w:left="360"/>
        <w:jc w:val="both"/>
        <w:rPr>
          <w:rFonts w:ascii="Times New Roman" w:hAnsi="Times New Roman" w:cs="Times New Roman"/>
          <w:sz w:val="24"/>
          <w:szCs w:val="24"/>
        </w:rPr>
        <w:pPrChange w:id="479" w:author="Dennis Choksi" w:date="2019-04-30T01:25:00Z">
          <w:pPr>
            <w:ind w:left="360"/>
          </w:pPr>
        </w:pPrChange>
      </w:pPr>
      <w:r w:rsidRPr="00266910">
        <w:rPr>
          <w:rFonts w:ascii="Times New Roman" w:hAnsi="Times New Roman" w:cs="Times New Roman"/>
          <w:sz w:val="24"/>
          <w:szCs w:val="24"/>
        </w:rPr>
        <w:t>Hence</w:t>
      </w:r>
      <w:ins w:id="480" w:author="Dennis Choksi" w:date="2019-04-30T01:25:00Z">
        <w:r w:rsidR="00E32AE8">
          <w:rPr>
            <w:rFonts w:ascii="Times New Roman" w:hAnsi="Times New Roman" w:cs="Times New Roman"/>
            <w:sz w:val="24"/>
            <w:szCs w:val="24"/>
          </w:rPr>
          <w:t>,</w:t>
        </w:r>
      </w:ins>
      <w:r w:rsidRPr="00266910">
        <w:rPr>
          <w:rFonts w:ascii="Times New Roman" w:hAnsi="Times New Roman" w:cs="Times New Roman"/>
          <w:sz w:val="24"/>
          <w:szCs w:val="24"/>
        </w:rPr>
        <w:t xml:space="preserve"> a model with only linear terms is the best model for “Linear Regression”</w:t>
      </w:r>
      <w:ins w:id="481" w:author="Dennis Choksi" w:date="2019-04-30T01:25:00Z">
        <w:r w:rsidR="00E32AE8">
          <w:rPr>
            <w:rFonts w:ascii="Times New Roman" w:hAnsi="Times New Roman" w:cs="Times New Roman"/>
            <w:sz w:val="24"/>
            <w:szCs w:val="24"/>
          </w:rPr>
          <w:t>.</w:t>
        </w:r>
      </w:ins>
      <w:r w:rsidR="0081027A" w:rsidRPr="00266910">
        <w:rPr>
          <w:rFonts w:ascii="Times New Roman" w:hAnsi="Times New Roman" w:cs="Times New Roman"/>
          <w:sz w:val="24"/>
          <w:szCs w:val="24"/>
        </w:rPr>
        <w:t xml:space="preserve"> </w:t>
      </w:r>
    </w:p>
    <w:p w14:paraId="2CC0EDA7" w14:textId="77777777" w:rsidR="009B7239" w:rsidRDefault="009B7239" w:rsidP="0081027A"/>
    <w:p w14:paraId="2C60F353" w14:textId="200D45C1" w:rsidR="009B7239" w:rsidRPr="00E32AE8" w:rsidRDefault="009B7239">
      <w:pPr>
        <w:autoSpaceDE w:val="0"/>
        <w:autoSpaceDN w:val="0"/>
        <w:adjustRightInd w:val="0"/>
        <w:spacing w:after="0" w:line="240" w:lineRule="auto"/>
        <w:jc w:val="both"/>
        <w:rPr>
          <w:rFonts w:ascii="Times New Roman" w:hAnsi="Times New Roman" w:cs="Times New Roman"/>
          <w:sz w:val="24"/>
          <w:rPrChange w:id="482" w:author="Dennis Choksi" w:date="2019-04-30T01:26:00Z">
            <w:rPr/>
          </w:rPrChange>
        </w:rPr>
        <w:pPrChange w:id="483" w:author="Dennis Choksi" w:date="2019-04-30T01:25:00Z">
          <w:pPr>
            <w:autoSpaceDE w:val="0"/>
            <w:autoSpaceDN w:val="0"/>
            <w:adjustRightInd w:val="0"/>
            <w:spacing w:after="0" w:line="240" w:lineRule="auto"/>
          </w:pPr>
        </w:pPrChange>
      </w:pPr>
      <w:r>
        <w:rPr>
          <w:rStyle w:val="Heading2Char"/>
          <w:u w:val="single"/>
        </w:rPr>
        <w:lastRenderedPageBreak/>
        <w:t>Ridge Regression</w:t>
      </w:r>
      <w:r w:rsidRPr="00B625C1">
        <w:rPr>
          <w:rStyle w:val="Heading2Char"/>
          <w:u w:val="single"/>
        </w:rPr>
        <w:t>:</w:t>
      </w:r>
      <w:r w:rsidRPr="00E32AE8">
        <w:rPr>
          <w:rStyle w:val="Heading2Char"/>
          <w:rPrChange w:id="484" w:author="Dennis Choksi" w:date="2019-04-30T01:25:00Z">
            <w:rPr>
              <w:rStyle w:val="Heading2Char"/>
              <w:u w:val="single"/>
            </w:rPr>
          </w:rPrChange>
        </w:rPr>
        <w:t xml:space="preserve"> </w:t>
      </w:r>
      <w:r w:rsidRPr="00E32AE8">
        <w:rPr>
          <w:rFonts w:ascii="Times New Roman" w:hAnsi="Times New Roman" w:cs="Times New Roman"/>
          <w:sz w:val="24"/>
          <w:rPrChange w:id="485" w:author="Dennis Choksi" w:date="2019-04-30T01:26:00Z">
            <w:rPr/>
          </w:rPrChange>
        </w:rPr>
        <w:t>Ridge regression is very similar to least squares, except that the coefficients are estimated by minimizing a slightly different quantity. In particular, the ridge regression coefficient estimates βR are the values that minimize</w:t>
      </w:r>
      <w:ins w:id="486" w:author="Dennis Choksi" w:date="2019-04-30T01:25:00Z">
        <w:r w:rsidR="00E32AE8" w:rsidRPr="00E32AE8">
          <w:rPr>
            <w:rFonts w:ascii="Times New Roman" w:hAnsi="Times New Roman" w:cs="Times New Roman"/>
            <w:sz w:val="24"/>
            <w:rPrChange w:id="487" w:author="Dennis Choksi" w:date="2019-04-30T01:26:00Z">
              <w:rPr/>
            </w:rPrChange>
          </w:rPr>
          <w:t>.</w:t>
        </w:r>
      </w:ins>
    </w:p>
    <w:p w14:paraId="1E6376EB" w14:textId="77777777" w:rsidR="009B7239" w:rsidRDefault="009B7239" w:rsidP="009B7239">
      <w:pPr>
        <w:autoSpaceDE w:val="0"/>
        <w:autoSpaceDN w:val="0"/>
        <w:adjustRightInd w:val="0"/>
        <w:spacing w:after="0" w:line="240" w:lineRule="auto"/>
      </w:pPr>
    </w:p>
    <w:p w14:paraId="68D5DEF3" w14:textId="77777777" w:rsidR="009B7239" w:rsidRDefault="009B7239" w:rsidP="009B7239">
      <w:pPr>
        <w:autoSpaceDE w:val="0"/>
        <w:autoSpaceDN w:val="0"/>
        <w:adjustRightInd w:val="0"/>
        <w:spacing w:after="0" w:line="240" w:lineRule="auto"/>
      </w:pPr>
      <w:r>
        <w:t xml:space="preserve">                                               </w:t>
      </w:r>
      <w:r>
        <w:rPr>
          <w:noProof/>
        </w:rPr>
        <w:drawing>
          <wp:inline distT="0" distB="0" distL="0" distR="0" wp14:anchorId="751B5B72" wp14:editId="359022BE">
            <wp:extent cx="3021496" cy="657489"/>
            <wp:effectExtent l="0" t="0" r="762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7547" cy="682742"/>
                    </a:xfrm>
                    <a:prstGeom prst="rect">
                      <a:avLst/>
                    </a:prstGeom>
                  </pic:spPr>
                </pic:pic>
              </a:graphicData>
            </a:graphic>
          </wp:inline>
        </w:drawing>
      </w:r>
    </w:p>
    <w:p w14:paraId="6FD6F85A" w14:textId="77777777" w:rsidR="009B7239" w:rsidRPr="00090CFA" w:rsidRDefault="009B7239">
      <w:pPr>
        <w:autoSpaceDE w:val="0"/>
        <w:autoSpaceDN w:val="0"/>
        <w:adjustRightInd w:val="0"/>
        <w:spacing w:after="0" w:line="240" w:lineRule="auto"/>
        <w:jc w:val="both"/>
        <w:rPr>
          <w:rFonts w:ascii="Times New Roman" w:hAnsi="Times New Roman" w:cs="Times New Roman"/>
          <w:sz w:val="24"/>
          <w:rPrChange w:id="488" w:author="Dennis Choksi" w:date="2019-04-30T01:27:00Z">
            <w:rPr/>
          </w:rPrChange>
        </w:rPr>
        <w:pPrChange w:id="489" w:author="Dennis Choksi" w:date="2019-04-30T01:27:00Z">
          <w:pPr>
            <w:autoSpaceDE w:val="0"/>
            <w:autoSpaceDN w:val="0"/>
            <w:adjustRightInd w:val="0"/>
            <w:spacing w:after="0" w:line="240" w:lineRule="auto"/>
          </w:pPr>
        </w:pPrChange>
      </w:pPr>
      <w:r w:rsidRPr="00090CFA">
        <w:rPr>
          <w:rFonts w:ascii="Times New Roman" w:hAnsi="Times New Roman" w:cs="Times New Roman"/>
          <w:sz w:val="24"/>
          <w:rPrChange w:id="490" w:author="Dennis Choksi" w:date="2019-04-30T01:27:00Z">
            <w:rPr/>
          </w:rPrChange>
        </w:rPr>
        <w:t>Where λ ≥ 0 is a tuning parameter, determined through cross validation.</w:t>
      </w:r>
    </w:p>
    <w:p w14:paraId="25027A00" w14:textId="77777777" w:rsidR="009B7239" w:rsidRDefault="009B7239" w:rsidP="009B7239">
      <w:pPr>
        <w:autoSpaceDE w:val="0"/>
        <w:autoSpaceDN w:val="0"/>
        <w:adjustRightInd w:val="0"/>
        <w:spacing w:after="0" w:line="240" w:lineRule="auto"/>
      </w:pPr>
    </w:p>
    <w:p w14:paraId="6B0F1BA7" w14:textId="77777777" w:rsidR="009B7239" w:rsidRPr="002B3432" w:rsidRDefault="009B7239" w:rsidP="009B7239">
      <w:pPr>
        <w:autoSpaceDE w:val="0"/>
        <w:autoSpaceDN w:val="0"/>
        <w:adjustRightInd w:val="0"/>
        <w:spacing w:after="0" w:line="240" w:lineRule="auto"/>
      </w:pPr>
    </w:p>
    <w:p w14:paraId="3DA4C4B6" w14:textId="30BC65BE" w:rsidR="009B7239" w:rsidRPr="00090CFA" w:rsidRDefault="009B7239">
      <w:pPr>
        <w:autoSpaceDE w:val="0"/>
        <w:autoSpaceDN w:val="0"/>
        <w:adjustRightInd w:val="0"/>
        <w:spacing w:after="0" w:line="240" w:lineRule="auto"/>
        <w:jc w:val="both"/>
        <w:rPr>
          <w:rFonts w:ascii="Times New Roman" w:hAnsi="Times New Roman" w:cs="Times New Roman"/>
          <w:sz w:val="24"/>
          <w:rPrChange w:id="491" w:author="Dennis Choksi" w:date="2019-04-30T01:27:00Z">
            <w:rPr>
              <w:rFonts w:cs="CMR10"/>
            </w:rPr>
          </w:rPrChange>
        </w:rPr>
        <w:pPrChange w:id="492" w:author="Dennis Choksi" w:date="2019-04-30T01:27:00Z">
          <w:pPr>
            <w:autoSpaceDE w:val="0"/>
            <w:autoSpaceDN w:val="0"/>
            <w:adjustRightInd w:val="0"/>
            <w:spacing w:after="0" w:line="240" w:lineRule="auto"/>
          </w:pPr>
        </w:pPrChange>
      </w:pPr>
      <w:r w:rsidRPr="00090CFA">
        <w:rPr>
          <w:rFonts w:ascii="Times New Roman" w:hAnsi="Times New Roman" w:cs="Times New Roman"/>
          <w:sz w:val="24"/>
          <w:rPrChange w:id="493" w:author="Dennis Choksi" w:date="2019-04-30T01:27:00Z">
            <w:rPr/>
          </w:rPrChange>
        </w:rPr>
        <w:t xml:space="preserve">Even though </w:t>
      </w:r>
      <w:del w:id="494" w:author="Dennis Choksi" w:date="2019-04-30T01:26:00Z">
        <w:r w:rsidRPr="00090CFA" w:rsidDel="00695A55">
          <w:rPr>
            <w:rFonts w:ascii="Times New Roman" w:hAnsi="Times New Roman" w:cs="Times New Roman"/>
            <w:sz w:val="24"/>
            <w:rPrChange w:id="495" w:author="Dennis Choksi" w:date="2019-04-30T01:27:00Z">
              <w:rPr/>
            </w:rPrChange>
          </w:rPr>
          <w:delText xml:space="preserve">we are using </w:delText>
        </w:r>
      </w:del>
      <w:r w:rsidRPr="00090CFA">
        <w:rPr>
          <w:rFonts w:ascii="Times New Roman" w:hAnsi="Times New Roman" w:cs="Times New Roman"/>
          <w:sz w:val="24"/>
          <w:rPrChange w:id="496" w:author="Dennis Choksi" w:date="2019-04-30T01:27:00Z">
            <w:rPr/>
          </w:rPrChange>
        </w:rPr>
        <w:t>ridge regression</w:t>
      </w:r>
      <w:ins w:id="497" w:author="Dennis Choksi" w:date="2019-04-30T01:26:00Z">
        <w:r w:rsidR="00695A55" w:rsidRPr="00090CFA">
          <w:rPr>
            <w:rFonts w:ascii="Times New Roman" w:hAnsi="Times New Roman" w:cs="Times New Roman"/>
            <w:sz w:val="24"/>
            <w:rPrChange w:id="498" w:author="Dennis Choksi" w:date="2019-04-30T01:27:00Z">
              <w:rPr/>
            </w:rPrChange>
          </w:rPr>
          <w:t xml:space="preserve"> is being used,</w:t>
        </w:r>
      </w:ins>
      <w:r w:rsidRPr="00090CFA">
        <w:rPr>
          <w:rFonts w:ascii="Times New Roman" w:hAnsi="Times New Roman" w:cs="Times New Roman"/>
          <w:sz w:val="24"/>
          <w:rPrChange w:id="499" w:author="Dennis Choksi" w:date="2019-04-30T01:27:00Z">
            <w:rPr/>
          </w:rPrChange>
        </w:rPr>
        <w:t xml:space="preserve"> </w:t>
      </w:r>
      <w:ins w:id="500" w:author="Dennis Choksi" w:date="2019-04-30T01:27:00Z">
        <w:r w:rsidR="00090CFA" w:rsidRPr="00090CFA">
          <w:rPr>
            <w:rFonts w:ascii="Times New Roman" w:hAnsi="Times New Roman" w:cs="Times New Roman"/>
            <w:sz w:val="24"/>
            <w:rPrChange w:id="501" w:author="Dennis Choksi" w:date="2019-04-30T01:27:00Z">
              <w:rPr/>
            </w:rPrChange>
          </w:rPr>
          <w:t>it is</w:t>
        </w:r>
      </w:ins>
      <w:del w:id="502" w:author="Dennis Choksi" w:date="2019-04-30T01:27:00Z">
        <w:r w:rsidRPr="00090CFA" w:rsidDel="00090CFA">
          <w:rPr>
            <w:rFonts w:ascii="Times New Roman" w:hAnsi="Times New Roman" w:cs="Times New Roman"/>
            <w:sz w:val="24"/>
            <w:rPrChange w:id="503" w:author="Dennis Choksi" w:date="2019-04-30T01:27:00Z">
              <w:rPr/>
            </w:rPrChange>
          </w:rPr>
          <w:delText>w</w:delText>
        </w:r>
      </w:del>
      <w:del w:id="504" w:author="Dennis Choksi" w:date="2019-04-30T01:26:00Z">
        <w:r w:rsidRPr="00090CFA" w:rsidDel="00090CFA">
          <w:rPr>
            <w:rFonts w:ascii="Times New Roman" w:hAnsi="Times New Roman" w:cs="Times New Roman"/>
            <w:sz w:val="24"/>
            <w:rPrChange w:id="505" w:author="Dennis Choksi" w:date="2019-04-30T01:27:00Z">
              <w:rPr/>
            </w:rPrChange>
          </w:rPr>
          <w:delText>e</w:delText>
        </w:r>
      </w:del>
      <w:r w:rsidRPr="00090CFA">
        <w:rPr>
          <w:rFonts w:ascii="Times New Roman" w:hAnsi="Times New Roman" w:cs="Times New Roman"/>
          <w:sz w:val="24"/>
          <w:rPrChange w:id="506" w:author="Dennis Choksi" w:date="2019-04-30T01:27:00Z">
            <w:rPr/>
          </w:rPrChange>
        </w:rPr>
        <w:t xml:space="preserve"> know</w:t>
      </w:r>
      <w:ins w:id="507" w:author="Dennis Choksi" w:date="2019-04-30T01:27:00Z">
        <w:r w:rsidR="00090CFA" w:rsidRPr="00090CFA">
          <w:rPr>
            <w:rFonts w:ascii="Times New Roman" w:hAnsi="Times New Roman" w:cs="Times New Roman"/>
            <w:sz w:val="24"/>
            <w:rPrChange w:id="508" w:author="Dennis Choksi" w:date="2019-04-30T01:27:00Z">
              <w:rPr/>
            </w:rPrChange>
          </w:rPr>
          <w:t>n</w:t>
        </w:r>
      </w:ins>
      <w:r w:rsidRPr="00090CFA">
        <w:rPr>
          <w:rFonts w:ascii="Times New Roman" w:hAnsi="Times New Roman" w:cs="Times New Roman"/>
          <w:sz w:val="24"/>
          <w:rPrChange w:id="509" w:author="Dennis Choksi" w:date="2019-04-30T01:27:00Z">
            <w:rPr/>
          </w:rPrChange>
        </w:rPr>
        <w:t xml:space="preserve"> that this method can only reduce the value of coefficient </w:t>
      </w:r>
      <w:ins w:id="510" w:author="Dennis Choksi" w:date="2019-04-30T01:27:00Z">
        <w:r w:rsidR="00090CFA">
          <w:rPr>
            <w:rFonts w:ascii="Times New Roman" w:hAnsi="Times New Roman" w:cs="Times New Roman"/>
            <w:sz w:val="24"/>
          </w:rPr>
          <w:t>and</w:t>
        </w:r>
      </w:ins>
      <w:del w:id="511" w:author="Dennis Choksi" w:date="2019-04-30T01:27:00Z">
        <w:r w:rsidRPr="00090CFA" w:rsidDel="00090CFA">
          <w:rPr>
            <w:rFonts w:ascii="Times New Roman" w:hAnsi="Times New Roman" w:cs="Times New Roman"/>
            <w:sz w:val="24"/>
            <w:rPrChange w:id="512" w:author="Dennis Choksi" w:date="2019-04-30T01:27:00Z">
              <w:rPr/>
            </w:rPrChange>
          </w:rPr>
          <w:delText>but</w:delText>
        </w:r>
      </w:del>
      <w:r w:rsidRPr="00090CFA">
        <w:rPr>
          <w:rFonts w:ascii="Times New Roman" w:hAnsi="Times New Roman" w:cs="Times New Roman"/>
          <w:sz w:val="24"/>
          <w:rPrChange w:id="513" w:author="Dennis Choksi" w:date="2019-04-30T01:27:00Z">
            <w:rPr/>
          </w:rPrChange>
        </w:rPr>
        <w:t xml:space="preserve"> not reduce it to zero</w:t>
      </w:r>
      <w:ins w:id="514" w:author="Dennis Choksi" w:date="2019-04-30T01:27:00Z">
        <w:r w:rsidR="00F900F4">
          <w:rPr>
            <w:rFonts w:ascii="Times New Roman" w:hAnsi="Times New Roman" w:cs="Times New Roman"/>
            <w:sz w:val="24"/>
          </w:rPr>
          <w:t xml:space="preserve"> as a result of which, it is</w:t>
        </w:r>
      </w:ins>
      <w:del w:id="515" w:author="Dennis Choksi" w:date="2019-04-30T01:27:00Z">
        <w:r w:rsidRPr="00090CFA" w:rsidDel="00F900F4">
          <w:rPr>
            <w:rFonts w:ascii="Times New Roman" w:hAnsi="Times New Roman" w:cs="Times New Roman"/>
            <w:sz w:val="24"/>
            <w:rPrChange w:id="516" w:author="Dennis Choksi" w:date="2019-04-30T01:27:00Z">
              <w:rPr/>
            </w:rPrChange>
          </w:rPr>
          <w:delText xml:space="preserve"> hence</w:delText>
        </w:r>
      </w:del>
      <w:r w:rsidRPr="00090CFA">
        <w:rPr>
          <w:rFonts w:ascii="Times New Roman" w:hAnsi="Times New Roman" w:cs="Times New Roman"/>
          <w:sz w:val="24"/>
          <w:rPrChange w:id="517" w:author="Dennis Choksi" w:date="2019-04-30T01:27:00Z">
            <w:rPr/>
          </w:rPrChange>
        </w:rPr>
        <w:t xml:space="preserve"> not used for variable selection. Ridge regression coefficient estimates are given by the first point at which an ellipse contacts the constraint region. Since ridge regression has a circular constraint with no sharp points, this intersection will not generally occur on an axis, and so the ridge regression coefficient estimates will be exclusively non-zero.</w:t>
      </w:r>
    </w:p>
    <w:p w14:paraId="0069DACA" w14:textId="7550808F" w:rsidR="009B7239" w:rsidRDefault="009B7239" w:rsidP="0081027A"/>
    <w:p w14:paraId="77FB36EB" w14:textId="4227438B" w:rsidR="009B7239" w:rsidRDefault="004E4FE7" w:rsidP="0081027A">
      <w:pPr>
        <w:rPr>
          <w:rStyle w:val="Heading2Char"/>
          <w:u w:val="single"/>
        </w:rPr>
      </w:pPr>
      <w:r w:rsidRPr="004E4FE7">
        <w:rPr>
          <w:rStyle w:val="Heading2Char"/>
          <w:u w:val="single"/>
        </w:rPr>
        <w:t>Code</w:t>
      </w:r>
      <w:r>
        <w:rPr>
          <w:rStyle w:val="Heading2Char"/>
          <w:u w:val="single"/>
        </w:rPr>
        <w:t xml:space="preserve">: </w:t>
      </w:r>
    </w:p>
    <w:p w14:paraId="2EA4A318" w14:textId="77777777" w:rsidR="004E4FE7" w:rsidRPr="004E4FE7" w:rsidRDefault="004E4FE7" w:rsidP="004E4FE7">
      <w:pPr>
        <w:pStyle w:val="SourceCode"/>
        <w:spacing w:after="0"/>
        <w:ind w:left="720"/>
        <w:rPr>
          <w:rStyle w:val="NormalTok"/>
        </w:rPr>
      </w:pPr>
      <w:r w:rsidRPr="004E4FE7">
        <w:rPr>
          <w:rStyle w:val="NormalTok"/>
        </w:rPr>
        <w:t>x=model.matrix(critical_temp~.,sc_data1_Train)[,-1]</w:t>
      </w:r>
    </w:p>
    <w:p w14:paraId="7D11A702" w14:textId="77777777" w:rsidR="004E4FE7" w:rsidRPr="004E4FE7" w:rsidRDefault="004E4FE7" w:rsidP="004E4FE7">
      <w:pPr>
        <w:pStyle w:val="SourceCode"/>
        <w:spacing w:after="0"/>
        <w:ind w:left="720"/>
        <w:rPr>
          <w:rStyle w:val="NormalTok"/>
        </w:rPr>
      </w:pPr>
      <w:r w:rsidRPr="004E4FE7">
        <w:rPr>
          <w:rStyle w:val="NormalTok"/>
        </w:rPr>
        <w:t>y=sc_data1_Train$critical_temp</w:t>
      </w:r>
    </w:p>
    <w:p w14:paraId="2940E905" w14:textId="77777777" w:rsidR="004E4FE7" w:rsidRPr="004E4FE7" w:rsidRDefault="004E4FE7" w:rsidP="004E4FE7">
      <w:pPr>
        <w:pStyle w:val="SourceCode"/>
        <w:spacing w:after="0"/>
        <w:ind w:left="720"/>
        <w:rPr>
          <w:rStyle w:val="NormalTok"/>
        </w:rPr>
      </w:pPr>
      <w:r w:rsidRPr="004E4FE7">
        <w:rPr>
          <w:rStyle w:val="NormalTok"/>
        </w:rPr>
        <w:t>x_test=model.matrix(critical_temp~.,sc_data1_Test)[,-1]</w:t>
      </w:r>
    </w:p>
    <w:p w14:paraId="3A3830DF" w14:textId="77777777" w:rsidR="004E4FE7" w:rsidRPr="004E4FE7" w:rsidRDefault="004E4FE7" w:rsidP="004E4FE7">
      <w:pPr>
        <w:pStyle w:val="SourceCode"/>
        <w:spacing w:after="0"/>
        <w:ind w:left="720"/>
        <w:rPr>
          <w:rStyle w:val="NormalTok"/>
        </w:rPr>
      </w:pPr>
      <w:r w:rsidRPr="004E4FE7">
        <w:rPr>
          <w:rStyle w:val="NormalTok"/>
        </w:rPr>
        <w:t>y_test=sc_data1_Test$critical_temp</w:t>
      </w:r>
    </w:p>
    <w:p w14:paraId="18B79C80" w14:textId="77777777" w:rsidR="004E4FE7" w:rsidRPr="004E4FE7" w:rsidRDefault="004E4FE7" w:rsidP="004E4FE7">
      <w:pPr>
        <w:pStyle w:val="SourceCode"/>
        <w:spacing w:after="0"/>
        <w:ind w:left="720"/>
        <w:rPr>
          <w:rStyle w:val="NormalTok"/>
        </w:rPr>
      </w:pPr>
    </w:p>
    <w:p w14:paraId="56FBAAE6" w14:textId="77777777" w:rsidR="004E4FE7" w:rsidRPr="004E4FE7" w:rsidRDefault="004E4FE7" w:rsidP="004E4FE7">
      <w:pPr>
        <w:pStyle w:val="SourceCode"/>
        <w:spacing w:after="0"/>
        <w:ind w:left="720"/>
        <w:rPr>
          <w:rStyle w:val="NormalTok"/>
        </w:rPr>
      </w:pPr>
      <w:r w:rsidRPr="004E4FE7">
        <w:rPr>
          <w:rStyle w:val="NormalTok"/>
        </w:rPr>
        <w:t>grid=10^seq(5,-5,length=100)</w:t>
      </w:r>
    </w:p>
    <w:p w14:paraId="0FD80F93" w14:textId="77777777" w:rsidR="004E4FE7" w:rsidRPr="004E4FE7" w:rsidRDefault="004E4FE7" w:rsidP="004E4FE7">
      <w:pPr>
        <w:pStyle w:val="SourceCode"/>
        <w:spacing w:after="0"/>
        <w:ind w:left="720"/>
        <w:rPr>
          <w:rStyle w:val="NormalTok"/>
        </w:rPr>
      </w:pPr>
      <w:r w:rsidRPr="004E4FE7">
        <w:rPr>
          <w:rStyle w:val="NormalTok"/>
        </w:rPr>
        <w:t>sc_ridge=glmnet(x,y,alpha = 0,lambda = grid)</w:t>
      </w:r>
    </w:p>
    <w:p w14:paraId="6EDA41F5" w14:textId="77777777" w:rsidR="004E4FE7" w:rsidRPr="004E4FE7" w:rsidRDefault="004E4FE7" w:rsidP="004E4FE7">
      <w:pPr>
        <w:pStyle w:val="SourceCode"/>
        <w:spacing w:after="0"/>
        <w:ind w:left="720"/>
        <w:rPr>
          <w:rStyle w:val="NormalTok"/>
        </w:rPr>
      </w:pPr>
      <w:r w:rsidRPr="004E4FE7">
        <w:rPr>
          <w:rStyle w:val="NormalTok"/>
        </w:rPr>
        <w:t>set.seed(1)</w:t>
      </w:r>
    </w:p>
    <w:p w14:paraId="46213FC0" w14:textId="77777777" w:rsidR="004E4FE7" w:rsidRPr="004E4FE7" w:rsidRDefault="004E4FE7" w:rsidP="004E4FE7">
      <w:pPr>
        <w:pStyle w:val="SourceCode"/>
        <w:spacing w:after="0"/>
        <w:ind w:left="720"/>
        <w:rPr>
          <w:rStyle w:val="NormalTok"/>
        </w:rPr>
      </w:pPr>
      <w:r w:rsidRPr="004E4FE7">
        <w:rPr>
          <w:rStyle w:val="NormalTok"/>
        </w:rPr>
        <w:t>cv_out=cv.glmnet(x,y,alpha=0)</w:t>
      </w:r>
    </w:p>
    <w:p w14:paraId="04978A63" w14:textId="77777777" w:rsidR="004E4FE7" w:rsidRPr="004E4FE7" w:rsidRDefault="004E4FE7" w:rsidP="004E4FE7">
      <w:pPr>
        <w:pStyle w:val="SourceCode"/>
        <w:spacing w:after="0"/>
        <w:ind w:left="720"/>
        <w:rPr>
          <w:rStyle w:val="NormalTok"/>
        </w:rPr>
      </w:pPr>
      <w:r w:rsidRPr="004E4FE7">
        <w:rPr>
          <w:rStyle w:val="NormalTok"/>
        </w:rPr>
        <w:t>plot(cv_out)</w:t>
      </w:r>
    </w:p>
    <w:p w14:paraId="44A49F14" w14:textId="77777777" w:rsidR="004E4FE7" w:rsidDel="00F900F4" w:rsidRDefault="004E4FE7" w:rsidP="00F900F4">
      <w:pPr>
        <w:pStyle w:val="SourceCode"/>
        <w:spacing w:after="0"/>
        <w:ind w:left="720"/>
        <w:rPr>
          <w:del w:id="518" w:author="Dennis Choksi" w:date="2019-04-30T01:28:00Z"/>
          <w:rStyle w:val="NormalTok"/>
        </w:rPr>
      </w:pPr>
      <w:r w:rsidRPr="004E4FE7">
        <w:rPr>
          <w:rStyle w:val="NormalTok"/>
        </w:rPr>
        <w:t>bestlam=cv_out$lambda.min</w:t>
      </w:r>
    </w:p>
    <w:p w14:paraId="0F35E787" w14:textId="77777777" w:rsidR="00F900F4" w:rsidRPr="004E4FE7" w:rsidRDefault="00F900F4" w:rsidP="004E4FE7">
      <w:pPr>
        <w:pStyle w:val="SourceCode"/>
        <w:spacing w:after="0"/>
        <w:ind w:left="720"/>
        <w:rPr>
          <w:ins w:id="519" w:author="Dennis Choksi" w:date="2019-04-30T01:28:00Z"/>
          <w:rStyle w:val="NormalTok"/>
        </w:rPr>
      </w:pPr>
    </w:p>
    <w:p w14:paraId="3D8B3669" w14:textId="77777777" w:rsidR="004E4FE7" w:rsidRDefault="004E4FE7">
      <w:pPr>
        <w:pStyle w:val="SourceCode"/>
        <w:spacing w:after="0"/>
        <w:ind w:left="720"/>
        <w:rPr>
          <w:rStyle w:val="NormalTok"/>
        </w:rPr>
        <w:pPrChange w:id="520" w:author="Dennis Choksi" w:date="2019-04-30T01:28:00Z">
          <w:pPr>
            <w:pStyle w:val="SourceCode"/>
            <w:spacing w:after="0"/>
          </w:pPr>
        </w:pPrChange>
      </w:pPr>
    </w:p>
    <w:p w14:paraId="7A77950F" w14:textId="77777777" w:rsidR="004E4FE7" w:rsidRPr="004E4FE7" w:rsidRDefault="004E4FE7" w:rsidP="004E4FE7">
      <w:pPr>
        <w:pStyle w:val="SourceCode"/>
        <w:spacing w:after="0"/>
        <w:ind w:left="720"/>
        <w:rPr>
          <w:rStyle w:val="NormalTok"/>
        </w:rPr>
      </w:pPr>
      <w:r w:rsidRPr="004E4FE7">
        <w:rPr>
          <w:rStyle w:val="NormalTok"/>
        </w:rPr>
        <w:t>pred_ridge=predict(sc_ridge,s=bestlam,newx = x_test)</w:t>
      </w:r>
    </w:p>
    <w:p w14:paraId="589E55A3" w14:textId="77777777" w:rsidR="004E4FE7" w:rsidRPr="004E4FE7" w:rsidRDefault="004E4FE7" w:rsidP="004E4FE7">
      <w:pPr>
        <w:pStyle w:val="SourceCode"/>
        <w:spacing w:after="0"/>
        <w:ind w:left="720"/>
        <w:rPr>
          <w:rStyle w:val="NormalTok"/>
        </w:rPr>
      </w:pPr>
    </w:p>
    <w:p w14:paraId="4D482B5A" w14:textId="77777777" w:rsidR="004E4FE7" w:rsidRPr="004E4FE7" w:rsidRDefault="004E4FE7" w:rsidP="004E4FE7">
      <w:pPr>
        <w:pStyle w:val="SourceCode"/>
        <w:spacing w:after="0"/>
        <w:ind w:left="720"/>
        <w:rPr>
          <w:rStyle w:val="NormalTok"/>
        </w:rPr>
      </w:pPr>
    </w:p>
    <w:p w14:paraId="64B3ED11" w14:textId="77777777" w:rsidR="004E4FE7" w:rsidRPr="004E4FE7" w:rsidRDefault="004E4FE7" w:rsidP="004E4FE7">
      <w:pPr>
        <w:pStyle w:val="SourceCode"/>
        <w:spacing w:after="0"/>
        <w:ind w:left="720"/>
        <w:rPr>
          <w:rStyle w:val="NormalTok"/>
        </w:rPr>
      </w:pPr>
      <w:r w:rsidRPr="004E4FE7">
        <w:rPr>
          <w:rStyle w:val="NormalTok"/>
        </w:rPr>
        <w:t>#R^2</w:t>
      </w:r>
    </w:p>
    <w:p w14:paraId="659A890E" w14:textId="77777777" w:rsidR="004E4FE7" w:rsidRPr="004E4FE7" w:rsidRDefault="004E4FE7" w:rsidP="004E4FE7">
      <w:pPr>
        <w:pStyle w:val="SourceCode"/>
        <w:spacing w:after="0"/>
        <w:ind w:left="720"/>
        <w:rPr>
          <w:rStyle w:val="NormalTok"/>
        </w:rPr>
      </w:pPr>
      <w:r w:rsidRPr="004E4FE7">
        <w:rPr>
          <w:rStyle w:val="NormalTok"/>
        </w:rPr>
        <w:t>RSS=(mean((sc_data1_Test$critical_temp-pred_ridge)^2))</w:t>
      </w:r>
    </w:p>
    <w:p w14:paraId="7488BCCB" w14:textId="77777777" w:rsidR="004E4FE7" w:rsidRPr="004E4FE7" w:rsidRDefault="004E4FE7" w:rsidP="004E4FE7">
      <w:pPr>
        <w:pStyle w:val="SourceCode"/>
        <w:spacing w:after="0"/>
        <w:ind w:left="720"/>
        <w:rPr>
          <w:rStyle w:val="NormalTok"/>
        </w:rPr>
      </w:pPr>
      <w:r w:rsidRPr="004E4FE7">
        <w:rPr>
          <w:rStyle w:val="NormalTok"/>
        </w:rPr>
        <w:t>TSS=(mean((sc_data1_Test$critical_temp-(mean(sc_data1_Test$critical_temp)))^2))</w:t>
      </w:r>
    </w:p>
    <w:p w14:paraId="3CBFA85D" w14:textId="77777777" w:rsidR="004E4FE7" w:rsidRPr="004E4FE7" w:rsidRDefault="004E4FE7" w:rsidP="004E4FE7">
      <w:pPr>
        <w:pStyle w:val="SourceCode"/>
        <w:spacing w:after="0"/>
        <w:ind w:left="720"/>
        <w:rPr>
          <w:rStyle w:val="NormalTok"/>
        </w:rPr>
      </w:pPr>
      <w:r w:rsidRPr="004E4FE7">
        <w:rPr>
          <w:rStyle w:val="NormalTok"/>
        </w:rPr>
        <w:t>R_square=1-(RSS/TSS)</w:t>
      </w:r>
    </w:p>
    <w:p w14:paraId="62110630" w14:textId="1479AC42" w:rsidR="004E4FE7" w:rsidRPr="004E4FE7" w:rsidRDefault="004E4FE7" w:rsidP="004E4FE7">
      <w:pPr>
        <w:pStyle w:val="SourceCode"/>
        <w:spacing w:after="0"/>
        <w:ind w:left="720"/>
        <w:rPr>
          <w:rStyle w:val="NormalTok"/>
        </w:rPr>
      </w:pPr>
      <w:r>
        <w:rPr>
          <w:rStyle w:val="NormalTok"/>
        </w:rPr>
        <w:t>print(R_square)</w:t>
      </w:r>
    </w:p>
    <w:p w14:paraId="6847C1FC" w14:textId="6A5FCA53" w:rsidR="004E4FE7" w:rsidRPr="004E4FE7" w:rsidRDefault="004E4FE7" w:rsidP="004E4FE7">
      <w:pPr>
        <w:pStyle w:val="SourceCode"/>
        <w:spacing w:after="0"/>
        <w:ind w:left="720"/>
        <w:rPr>
          <w:rStyle w:val="NormalTok"/>
        </w:rPr>
      </w:pPr>
      <w:r w:rsidRPr="004E4FE7">
        <w:rPr>
          <w:rStyle w:val="NormalTok"/>
        </w:rPr>
        <w:t>[1] 0.6589719</w:t>
      </w:r>
    </w:p>
    <w:p w14:paraId="402F9FB4" w14:textId="2B909D15" w:rsidR="00B65D6F" w:rsidRDefault="00B65D6F" w:rsidP="004E4FE7">
      <w:pPr>
        <w:pStyle w:val="SourceCode"/>
        <w:spacing w:after="0"/>
        <w:ind w:left="720"/>
        <w:rPr>
          <w:rStyle w:val="NormalTok"/>
        </w:rPr>
      </w:pPr>
    </w:p>
    <w:p w14:paraId="683248D4" w14:textId="77777777" w:rsidR="00B65D6F" w:rsidRPr="00B65D6F" w:rsidRDefault="00B65D6F" w:rsidP="00B65D6F"/>
    <w:p w14:paraId="2B5FD59F" w14:textId="77777777" w:rsidR="00B65D6F" w:rsidRDefault="00B65D6F" w:rsidP="00B65D6F">
      <w:pPr>
        <w:rPr>
          <w:rStyle w:val="Heading2Char"/>
          <w:u w:val="single"/>
        </w:rPr>
      </w:pPr>
    </w:p>
    <w:p w14:paraId="231F960F" w14:textId="77777777" w:rsidR="00B65D6F" w:rsidRDefault="00B65D6F" w:rsidP="00B65D6F">
      <w:pPr>
        <w:rPr>
          <w:ins w:id="521" w:author="Dennis Choksi" w:date="2019-04-30T01:28:00Z"/>
          <w:rStyle w:val="Heading2Char"/>
          <w:u w:val="single"/>
        </w:rPr>
      </w:pPr>
    </w:p>
    <w:p w14:paraId="71597D31" w14:textId="77777777" w:rsidR="00F900F4" w:rsidRDefault="00F900F4" w:rsidP="00B65D6F">
      <w:pPr>
        <w:rPr>
          <w:ins w:id="522" w:author="Dennis Choksi" w:date="2019-04-30T01:28:00Z"/>
          <w:rStyle w:val="Heading2Char"/>
          <w:u w:val="single"/>
        </w:rPr>
      </w:pPr>
    </w:p>
    <w:p w14:paraId="45950895" w14:textId="77777777" w:rsidR="00F900F4" w:rsidRDefault="00F900F4" w:rsidP="00B65D6F">
      <w:pPr>
        <w:rPr>
          <w:rStyle w:val="Heading2Char"/>
          <w:u w:val="single"/>
        </w:rPr>
      </w:pPr>
    </w:p>
    <w:p w14:paraId="65E6F416" w14:textId="6C20EECA" w:rsidR="009B7239" w:rsidRDefault="00B65D6F" w:rsidP="00B65D6F">
      <w:pPr>
        <w:rPr>
          <w:rStyle w:val="Heading2Char"/>
          <w:u w:val="single"/>
        </w:rPr>
      </w:pPr>
      <w:r w:rsidRPr="00B65D6F">
        <w:rPr>
          <w:rStyle w:val="Heading2Char"/>
          <w:u w:val="single"/>
        </w:rPr>
        <w:t>Output</w:t>
      </w:r>
    </w:p>
    <w:p w14:paraId="0DCC7F17" w14:textId="77777777" w:rsidR="00B65D6F" w:rsidRPr="00B65D6F" w:rsidRDefault="00B65D6F" w:rsidP="00B65D6F">
      <w:pPr>
        <w:rPr>
          <w:rStyle w:val="Heading2Char"/>
        </w:rPr>
      </w:pPr>
    </w:p>
    <w:p w14:paraId="44C2DAF8" w14:textId="02573809" w:rsidR="00B65D6F" w:rsidRDefault="00B65D6F" w:rsidP="00B65D6F">
      <w:pPr>
        <w:rPr>
          <w:rStyle w:val="Heading2Char"/>
        </w:rPr>
      </w:pPr>
      <w:r w:rsidRPr="00B65D6F">
        <w:rPr>
          <w:rStyle w:val="Heading2Char"/>
        </w:rPr>
        <w:t xml:space="preserve">                          </w:t>
      </w:r>
      <w:r>
        <w:rPr>
          <w:noProof/>
        </w:rPr>
        <w:drawing>
          <wp:inline distT="0" distB="0" distL="0" distR="0" wp14:anchorId="04B0C5AB" wp14:editId="5990397C">
            <wp:extent cx="3891933" cy="2295525"/>
            <wp:effectExtent l="19050" t="19050" r="1333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4502" cy="2308837"/>
                    </a:xfrm>
                    <a:prstGeom prst="rect">
                      <a:avLst/>
                    </a:prstGeom>
                    <a:ln w="19050">
                      <a:solidFill>
                        <a:schemeClr val="tx1"/>
                      </a:solidFill>
                    </a:ln>
                  </pic:spPr>
                </pic:pic>
              </a:graphicData>
            </a:graphic>
          </wp:inline>
        </w:drawing>
      </w:r>
    </w:p>
    <w:p w14:paraId="670D5FDF" w14:textId="14C6B515" w:rsidR="00B65D6F" w:rsidRDefault="00B65D6F" w:rsidP="00B65D6F">
      <w:pPr>
        <w:rPr>
          <w:rStyle w:val="Heading2Char"/>
          <w:u w:val="single"/>
        </w:rPr>
      </w:pPr>
      <w:r w:rsidRPr="00B65D6F">
        <w:rPr>
          <w:rStyle w:val="Heading2Char"/>
          <w:u w:val="single"/>
        </w:rPr>
        <w:t>Observation</w:t>
      </w:r>
    </w:p>
    <w:p w14:paraId="261DAF3D" w14:textId="7BB0BDEE" w:rsidR="00B65D6F" w:rsidRPr="00C35FB9" w:rsidRDefault="00B65D6F">
      <w:pPr>
        <w:pStyle w:val="ListParagraph"/>
        <w:numPr>
          <w:ilvl w:val="0"/>
          <w:numId w:val="7"/>
        </w:numPr>
        <w:autoSpaceDE w:val="0"/>
        <w:autoSpaceDN w:val="0"/>
        <w:adjustRightInd w:val="0"/>
        <w:spacing w:after="0" w:line="240" w:lineRule="auto"/>
        <w:jc w:val="both"/>
        <w:rPr>
          <w:rFonts w:ascii="Times New Roman" w:hAnsi="Times New Roman" w:cs="Times New Roman"/>
          <w:sz w:val="24"/>
          <w:rPrChange w:id="523" w:author="Dennis Choksi" w:date="2019-04-30T01:28:00Z">
            <w:rPr/>
          </w:rPrChange>
        </w:rPr>
        <w:pPrChange w:id="524" w:author="Dennis Choksi" w:date="2019-04-30T01:28:00Z">
          <w:pPr>
            <w:pStyle w:val="ListParagraph"/>
            <w:numPr>
              <w:numId w:val="7"/>
            </w:numPr>
            <w:autoSpaceDE w:val="0"/>
            <w:autoSpaceDN w:val="0"/>
            <w:adjustRightInd w:val="0"/>
            <w:spacing w:after="0" w:line="240" w:lineRule="auto"/>
            <w:ind w:hanging="360"/>
          </w:pPr>
        </w:pPrChange>
      </w:pPr>
      <w:r w:rsidRPr="00C35FB9">
        <w:rPr>
          <w:rFonts w:ascii="Times New Roman" w:hAnsi="Times New Roman" w:cs="Times New Roman"/>
          <w:sz w:val="24"/>
          <w:rPrChange w:id="525" w:author="Dennis Choksi" w:date="2019-04-30T01:28:00Z">
            <w:rPr/>
          </w:rPrChange>
        </w:rPr>
        <w:t>As seen in the figure above</w:t>
      </w:r>
      <w:ins w:id="526" w:author="Dennis Choksi" w:date="2019-04-30T01:28:00Z">
        <w:r w:rsidR="00C35FB9" w:rsidRPr="00C35FB9">
          <w:rPr>
            <w:rFonts w:ascii="Times New Roman" w:hAnsi="Times New Roman" w:cs="Times New Roman"/>
            <w:sz w:val="24"/>
            <w:rPrChange w:id="527" w:author="Dennis Choksi" w:date="2019-04-30T01:28:00Z">
              <w:rPr/>
            </w:rPrChange>
          </w:rPr>
          <w:t>,</w:t>
        </w:r>
      </w:ins>
      <w:r w:rsidRPr="00C35FB9">
        <w:rPr>
          <w:rFonts w:ascii="Times New Roman" w:hAnsi="Times New Roman" w:cs="Times New Roman"/>
          <w:sz w:val="24"/>
          <w:rPrChange w:id="528" w:author="Dennis Choksi" w:date="2019-04-30T01:28:00Z">
            <w:rPr/>
          </w:rPrChange>
        </w:rPr>
        <w:t xml:space="preserve"> increasing the value of “lambda” increases the error </w:t>
      </w:r>
    </w:p>
    <w:p w14:paraId="1323F1E5" w14:textId="0E36960D" w:rsidR="00B65D6F" w:rsidRPr="00C35FB9" w:rsidRDefault="00B65D6F">
      <w:pPr>
        <w:pStyle w:val="ListParagraph"/>
        <w:numPr>
          <w:ilvl w:val="0"/>
          <w:numId w:val="7"/>
        </w:numPr>
        <w:autoSpaceDE w:val="0"/>
        <w:autoSpaceDN w:val="0"/>
        <w:adjustRightInd w:val="0"/>
        <w:spacing w:after="0" w:line="240" w:lineRule="auto"/>
        <w:jc w:val="both"/>
        <w:rPr>
          <w:rFonts w:ascii="Times New Roman" w:hAnsi="Times New Roman" w:cs="Times New Roman"/>
          <w:sz w:val="24"/>
          <w:rPrChange w:id="529" w:author="Dennis Choksi" w:date="2019-04-30T01:28:00Z">
            <w:rPr/>
          </w:rPrChange>
        </w:rPr>
        <w:pPrChange w:id="530" w:author="Dennis Choksi" w:date="2019-04-30T01:28:00Z">
          <w:pPr>
            <w:pStyle w:val="ListParagraph"/>
            <w:numPr>
              <w:numId w:val="7"/>
            </w:numPr>
            <w:autoSpaceDE w:val="0"/>
            <w:autoSpaceDN w:val="0"/>
            <w:adjustRightInd w:val="0"/>
            <w:spacing w:after="0" w:line="240" w:lineRule="auto"/>
            <w:ind w:hanging="360"/>
          </w:pPr>
        </w:pPrChange>
      </w:pPr>
      <w:r w:rsidRPr="00C35FB9">
        <w:rPr>
          <w:rFonts w:ascii="Times New Roman" w:hAnsi="Times New Roman" w:cs="Times New Roman"/>
          <w:sz w:val="24"/>
          <w:rPrChange w:id="531" w:author="Dennis Choksi" w:date="2019-04-30T01:28:00Z">
            <w:rPr/>
          </w:rPrChange>
        </w:rPr>
        <w:t xml:space="preserve">This indicates that our model behaves better with the Linear Regression coefficient values </w:t>
      </w:r>
    </w:p>
    <w:p w14:paraId="7B45AE77" w14:textId="77777777" w:rsidR="00B65D6F" w:rsidRDefault="00B65D6F" w:rsidP="00B65D6F">
      <w:pPr>
        <w:autoSpaceDE w:val="0"/>
        <w:autoSpaceDN w:val="0"/>
        <w:adjustRightInd w:val="0"/>
        <w:spacing w:after="0" w:line="240" w:lineRule="auto"/>
      </w:pPr>
    </w:p>
    <w:p w14:paraId="51D4EDE4" w14:textId="70B713A0" w:rsidR="00B65D6F" w:rsidRDefault="00B65D6F" w:rsidP="00B65D6F">
      <w:r w:rsidRPr="00B65D6F">
        <w:rPr>
          <w:rStyle w:val="Heading2Char"/>
          <w:u w:val="single"/>
        </w:rPr>
        <w:t>Results</w:t>
      </w:r>
      <w:r>
        <w:t xml:space="preserve"> </w:t>
      </w:r>
    </w:p>
    <w:p w14:paraId="3A78CC20" w14:textId="4BA0CE4B" w:rsidR="00B65D6F" w:rsidRPr="00C35FB9" w:rsidRDefault="00B65D6F">
      <w:pPr>
        <w:pStyle w:val="ListParagraph"/>
        <w:numPr>
          <w:ilvl w:val="0"/>
          <w:numId w:val="8"/>
        </w:numPr>
        <w:jc w:val="both"/>
        <w:rPr>
          <w:rFonts w:ascii="Times New Roman" w:hAnsi="Times New Roman" w:cs="Times New Roman"/>
          <w:sz w:val="24"/>
          <w:rPrChange w:id="532" w:author="Dennis Choksi" w:date="2019-04-30T01:28:00Z">
            <w:rPr/>
          </w:rPrChange>
        </w:rPr>
        <w:pPrChange w:id="533" w:author="Dennis Choksi" w:date="2019-04-30T01:28:00Z">
          <w:pPr>
            <w:pStyle w:val="ListParagraph"/>
            <w:numPr>
              <w:numId w:val="8"/>
            </w:numPr>
            <w:ind w:hanging="360"/>
          </w:pPr>
        </w:pPrChange>
      </w:pPr>
      <w:r w:rsidRPr="00C35FB9">
        <w:rPr>
          <w:rFonts w:ascii="Times New Roman" w:hAnsi="Times New Roman" w:cs="Times New Roman"/>
          <w:sz w:val="24"/>
          <w:rPrChange w:id="534" w:author="Dennis Choksi" w:date="2019-04-30T01:28:00Z">
            <w:rPr/>
          </w:rPrChange>
        </w:rPr>
        <w:t xml:space="preserve">Ridge is only able to explain 65.89% of the variance present in the dataset </w:t>
      </w:r>
    </w:p>
    <w:p w14:paraId="2B14F4C1" w14:textId="77777777" w:rsidR="00B65D6F" w:rsidRPr="00C35FB9" w:rsidRDefault="00B65D6F">
      <w:pPr>
        <w:pStyle w:val="ListParagraph"/>
        <w:numPr>
          <w:ilvl w:val="0"/>
          <w:numId w:val="8"/>
        </w:numPr>
        <w:jc w:val="both"/>
        <w:rPr>
          <w:rFonts w:ascii="Times New Roman" w:hAnsi="Times New Roman" w:cs="Times New Roman"/>
          <w:sz w:val="24"/>
          <w:rPrChange w:id="535" w:author="Dennis Choksi" w:date="2019-04-30T01:28:00Z">
            <w:rPr/>
          </w:rPrChange>
        </w:rPr>
        <w:pPrChange w:id="536" w:author="Dennis Choksi" w:date="2019-04-30T01:28:00Z">
          <w:pPr>
            <w:pStyle w:val="ListParagraph"/>
            <w:numPr>
              <w:numId w:val="8"/>
            </w:numPr>
            <w:ind w:hanging="360"/>
          </w:pPr>
        </w:pPrChange>
      </w:pPr>
      <w:r w:rsidRPr="00C35FB9">
        <w:rPr>
          <w:rFonts w:ascii="Times New Roman" w:hAnsi="Times New Roman" w:cs="Times New Roman"/>
          <w:sz w:val="24"/>
          <w:rPrChange w:id="537" w:author="Dennis Choksi" w:date="2019-04-30T01:28:00Z">
            <w:rPr/>
          </w:rPrChange>
        </w:rPr>
        <w:t>This prediction is made with a low “Lambda value” indicating a model similar to “Linear Regression”</w:t>
      </w:r>
    </w:p>
    <w:p w14:paraId="194C9FF2" w14:textId="77777777" w:rsidR="00B65D6F" w:rsidRDefault="00B65D6F" w:rsidP="00B65D6F"/>
    <w:p w14:paraId="5D19B30E" w14:textId="77777777" w:rsidR="00B65D6F" w:rsidRDefault="00B65D6F" w:rsidP="00B65D6F"/>
    <w:p w14:paraId="3DF71A98" w14:textId="77777777" w:rsidR="00B65D6F" w:rsidRDefault="00B65D6F" w:rsidP="00B65D6F"/>
    <w:p w14:paraId="1B0FC539" w14:textId="77777777" w:rsidR="00B65D6F" w:rsidRDefault="00B65D6F" w:rsidP="00B65D6F">
      <w:pPr>
        <w:autoSpaceDE w:val="0"/>
        <w:autoSpaceDN w:val="0"/>
        <w:adjustRightInd w:val="0"/>
        <w:spacing w:after="0" w:line="240" w:lineRule="auto"/>
        <w:rPr>
          <w:rStyle w:val="Heading2Char"/>
          <w:u w:val="single"/>
        </w:rPr>
      </w:pPr>
    </w:p>
    <w:p w14:paraId="470DE716" w14:textId="77777777" w:rsidR="00B65D6F" w:rsidRDefault="00B65D6F" w:rsidP="00B65D6F">
      <w:pPr>
        <w:autoSpaceDE w:val="0"/>
        <w:autoSpaceDN w:val="0"/>
        <w:adjustRightInd w:val="0"/>
        <w:spacing w:after="0" w:line="240" w:lineRule="auto"/>
        <w:rPr>
          <w:rStyle w:val="Heading2Char"/>
          <w:u w:val="single"/>
        </w:rPr>
      </w:pPr>
    </w:p>
    <w:p w14:paraId="7B67067D" w14:textId="77777777" w:rsidR="00B65D6F" w:rsidRDefault="00B65D6F" w:rsidP="00B65D6F">
      <w:pPr>
        <w:autoSpaceDE w:val="0"/>
        <w:autoSpaceDN w:val="0"/>
        <w:adjustRightInd w:val="0"/>
        <w:spacing w:after="0" w:line="240" w:lineRule="auto"/>
        <w:rPr>
          <w:rStyle w:val="Heading2Char"/>
          <w:u w:val="single"/>
        </w:rPr>
      </w:pPr>
    </w:p>
    <w:p w14:paraId="3A70DEE6" w14:textId="77777777" w:rsidR="00B65D6F" w:rsidRDefault="00B65D6F" w:rsidP="00B65D6F">
      <w:pPr>
        <w:autoSpaceDE w:val="0"/>
        <w:autoSpaceDN w:val="0"/>
        <w:adjustRightInd w:val="0"/>
        <w:spacing w:after="0" w:line="240" w:lineRule="auto"/>
        <w:rPr>
          <w:rStyle w:val="Heading2Char"/>
          <w:u w:val="single"/>
        </w:rPr>
      </w:pPr>
    </w:p>
    <w:p w14:paraId="1723F034" w14:textId="77777777" w:rsidR="00B65D6F" w:rsidRDefault="00B65D6F" w:rsidP="00B65D6F">
      <w:pPr>
        <w:autoSpaceDE w:val="0"/>
        <w:autoSpaceDN w:val="0"/>
        <w:adjustRightInd w:val="0"/>
        <w:spacing w:after="0" w:line="240" w:lineRule="auto"/>
        <w:rPr>
          <w:rStyle w:val="Heading2Char"/>
          <w:u w:val="single"/>
        </w:rPr>
      </w:pPr>
    </w:p>
    <w:p w14:paraId="58C2BBC7" w14:textId="77777777" w:rsidR="00B65D6F" w:rsidRDefault="00B65D6F" w:rsidP="00B65D6F">
      <w:pPr>
        <w:autoSpaceDE w:val="0"/>
        <w:autoSpaceDN w:val="0"/>
        <w:adjustRightInd w:val="0"/>
        <w:spacing w:after="0" w:line="240" w:lineRule="auto"/>
        <w:rPr>
          <w:rStyle w:val="Heading2Char"/>
          <w:u w:val="single"/>
        </w:rPr>
      </w:pPr>
    </w:p>
    <w:p w14:paraId="41AAA6AC" w14:textId="77777777" w:rsidR="00B65D6F" w:rsidRDefault="00B65D6F" w:rsidP="00B65D6F">
      <w:pPr>
        <w:autoSpaceDE w:val="0"/>
        <w:autoSpaceDN w:val="0"/>
        <w:adjustRightInd w:val="0"/>
        <w:spacing w:after="0" w:line="240" w:lineRule="auto"/>
        <w:rPr>
          <w:rStyle w:val="Heading2Char"/>
          <w:u w:val="single"/>
        </w:rPr>
      </w:pPr>
    </w:p>
    <w:p w14:paraId="4AC8E51B" w14:textId="77777777" w:rsidR="00B65D6F" w:rsidRDefault="00B65D6F" w:rsidP="00B65D6F">
      <w:pPr>
        <w:autoSpaceDE w:val="0"/>
        <w:autoSpaceDN w:val="0"/>
        <w:adjustRightInd w:val="0"/>
        <w:spacing w:after="0" w:line="240" w:lineRule="auto"/>
        <w:rPr>
          <w:rStyle w:val="Heading2Char"/>
          <w:u w:val="single"/>
        </w:rPr>
      </w:pPr>
    </w:p>
    <w:p w14:paraId="180A27BC" w14:textId="77777777" w:rsidR="00B65D6F" w:rsidRDefault="00B65D6F" w:rsidP="00B65D6F">
      <w:pPr>
        <w:autoSpaceDE w:val="0"/>
        <w:autoSpaceDN w:val="0"/>
        <w:adjustRightInd w:val="0"/>
        <w:spacing w:after="0" w:line="240" w:lineRule="auto"/>
        <w:rPr>
          <w:rStyle w:val="Heading2Char"/>
          <w:u w:val="single"/>
        </w:rPr>
      </w:pPr>
    </w:p>
    <w:p w14:paraId="58A3127D" w14:textId="77777777" w:rsidR="00B65D6F" w:rsidRDefault="00B65D6F" w:rsidP="00B65D6F">
      <w:pPr>
        <w:autoSpaceDE w:val="0"/>
        <w:autoSpaceDN w:val="0"/>
        <w:adjustRightInd w:val="0"/>
        <w:spacing w:after="0" w:line="240" w:lineRule="auto"/>
        <w:rPr>
          <w:rStyle w:val="Heading2Char"/>
          <w:u w:val="single"/>
        </w:rPr>
      </w:pPr>
    </w:p>
    <w:p w14:paraId="03093249" w14:textId="77777777" w:rsidR="00B65D6F" w:rsidRDefault="00B65D6F" w:rsidP="00B65D6F">
      <w:pPr>
        <w:autoSpaceDE w:val="0"/>
        <w:autoSpaceDN w:val="0"/>
        <w:adjustRightInd w:val="0"/>
        <w:spacing w:after="0" w:line="240" w:lineRule="auto"/>
        <w:rPr>
          <w:rStyle w:val="Heading2Char"/>
          <w:u w:val="single"/>
        </w:rPr>
      </w:pPr>
    </w:p>
    <w:p w14:paraId="1EBC54DF" w14:textId="20A9A0D4" w:rsidR="00B65D6F" w:rsidRPr="00C35FB9" w:rsidRDefault="00B65D6F" w:rsidP="00B65D6F">
      <w:pPr>
        <w:rPr>
          <w:rFonts w:ascii="Times New Roman" w:hAnsi="Times New Roman" w:cs="Times New Roman"/>
          <w:sz w:val="24"/>
          <w:rPrChange w:id="538" w:author="Dennis Choksi" w:date="2019-04-30T01:29:00Z">
            <w:rPr/>
          </w:rPrChange>
        </w:rPr>
      </w:pPr>
      <w:r>
        <w:rPr>
          <w:rStyle w:val="Heading2Char"/>
          <w:u w:val="single"/>
        </w:rPr>
        <w:t>Lasso</w:t>
      </w:r>
      <w:r w:rsidRPr="00B625C1">
        <w:rPr>
          <w:rStyle w:val="Heading2Char"/>
          <w:u w:val="single"/>
        </w:rPr>
        <w:t>:</w:t>
      </w:r>
      <w:r w:rsidRPr="00C35FB9">
        <w:rPr>
          <w:rStyle w:val="Heading2Char"/>
          <w:rPrChange w:id="539" w:author="Dennis Choksi" w:date="2019-04-30T01:29:00Z">
            <w:rPr>
              <w:rStyle w:val="Heading2Char"/>
              <w:u w:val="single"/>
            </w:rPr>
          </w:rPrChange>
        </w:rPr>
        <w:t xml:space="preserve"> </w:t>
      </w:r>
      <w:del w:id="540" w:author="Dennis Choksi" w:date="2019-04-30T01:29:00Z">
        <w:r w:rsidRPr="00C35FB9" w:rsidDel="00C35FB9">
          <w:rPr>
            <w:rFonts w:ascii="Times New Roman" w:hAnsi="Times New Roman" w:cs="Times New Roman"/>
            <w:sz w:val="24"/>
            <w:rPrChange w:id="541" w:author="Dennis Choksi" w:date="2019-04-30T01:29:00Z">
              <w:rPr/>
            </w:rPrChange>
          </w:rPr>
          <w:delText xml:space="preserve">Our </w:delText>
        </w:r>
      </w:del>
      <w:ins w:id="542" w:author="Dennis Choksi" w:date="2019-04-30T01:29:00Z">
        <w:r w:rsidR="00C35FB9">
          <w:rPr>
            <w:rFonts w:ascii="Times New Roman" w:hAnsi="Times New Roman" w:cs="Times New Roman"/>
            <w:sz w:val="24"/>
          </w:rPr>
          <w:t>M</w:t>
        </w:r>
      </w:ins>
      <w:del w:id="543" w:author="Dennis Choksi" w:date="2019-04-30T01:29:00Z">
        <w:r w:rsidRPr="00C35FB9" w:rsidDel="00C35FB9">
          <w:rPr>
            <w:rFonts w:ascii="Times New Roman" w:hAnsi="Times New Roman" w:cs="Times New Roman"/>
            <w:sz w:val="24"/>
            <w:rPrChange w:id="544" w:author="Dennis Choksi" w:date="2019-04-30T01:29:00Z">
              <w:rPr/>
            </w:rPrChange>
          </w:rPr>
          <w:delText>m</w:delText>
        </w:r>
      </w:del>
      <w:r w:rsidRPr="00C35FB9">
        <w:rPr>
          <w:rFonts w:ascii="Times New Roman" w:hAnsi="Times New Roman" w:cs="Times New Roman"/>
          <w:sz w:val="24"/>
          <w:rPrChange w:id="545" w:author="Dennis Choksi" w:date="2019-04-30T01:29:00Z">
            <w:rPr/>
          </w:rPrChange>
        </w:rPr>
        <w:t>ain purpose to use ridge regression is for variable selection which was missing in Ridge regression</w:t>
      </w:r>
      <w:ins w:id="546" w:author="Dennis Choksi" w:date="2019-04-30T01:29:00Z">
        <w:r w:rsidR="00E06AB8">
          <w:rPr>
            <w:rFonts w:ascii="Times New Roman" w:hAnsi="Times New Roman" w:cs="Times New Roman"/>
            <w:sz w:val="24"/>
          </w:rPr>
          <w:t>.</w:t>
        </w:r>
      </w:ins>
      <w:del w:id="547" w:author="Dennis Choksi" w:date="2019-04-30T01:29:00Z">
        <w:r w:rsidRPr="00C35FB9" w:rsidDel="00E06AB8">
          <w:rPr>
            <w:rFonts w:ascii="Times New Roman" w:hAnsi="Times New Roman" w:cs="Times New Roman"/>
            <w:sz w:val="24"/>
            <w:rPrChange w:id="548" w:author="Dennis Choksi" w:date="2019-04-30T01:29:00Z">
              <w:rPr/>
            </w:rPrChange>
          </w:rPr>
          <w:delText>,</w:delText>
        </w:r>
      </w:del>
      <w:r w:rsidRPr="00C35FB9">
        <w:rPr>
          <w:rFonts w:ascii="Times New Roman" w:hAnsi="Times New Roman" w:cs="Times New Roman"/>
          <w:sz w:val="24"/>
          <w:rPrChange w:id="549" w:author="Dennis Choksi" w:date="2019-04-30T01:29:00Z">
            <w:rPr/>
          </w:rPrChange>
        </w:rPr>
        <w:t xml:space="preserve"> In lasso</w:t>
      </w:r>
      <w:ins w:id="550" w:author="Dennis Choksi" w:date="2019-04-30T01:29:00Z">
        <w:r w:rsidR="00E06AB8">
          <w:rPr>
            <w:rFonts w:ascii="Times New Roman" w:hAnsi="Times New Roman" w:cs="Times New Roman"/>
            <w:sz w:val="24"/>
          </w:rPr>
          <w:t>,</w:t>
        </w:r>
      </w:ins>
      <w:r w:rsidRPr="00C35FB9">
        <w:rPr>
          <w:rFonts w:ascii="Times New Roman" w:hAnsi="Times New Roman" w:cs="Times New Roman"/>
          <w:sz w:val="24"/>
          <w:rPrChange w:id="551" w:author="Dennis Choksi" w:date="2019-04-30T01:29:00Z">
            <w:rPr/>
          </w:rPrChange>
        </w:rPr>
        <w:t xml:space="preserve"> constraint has corners at each of the axes, and so the ellipse will often intersect the constraint region at an axis. When this occurs, one of the coefficients will equal zero.</w:t>
      </w:r>
    </w:p>
    <w:p w14:paraId="3C021949" w14:textId="712B21CB" w:rsidR="00B65D6F" w:rsidRDefault="00B65D6F" w:rsidP="00B65D6F">
      <w:pPr>
        <w:autoSpaceDE w:val="0"/>
        <w:autoSpaceDN w:val="0"/>
        <w:adjustRightInd w:val="0"/>
        <w:spacing w:after="0" w:line="240" w:lineRule="auto"/>
      </w:pPr>
    </w:p>
    <w:p w14:paraId="3790DDA3" w14:textId="7D222B1A" w:rsidR="00B65D6F" w:rsidRDefault="00B65D6F" w:rsidP="00B65D6F">
      <w:pPr>
        <w:autoSpaceDE w:val="0"/>
        <w:autoSpaceDN w:val="0"/>
        <w:adjustRightInd w:val="0"/>
        <w:spacing w:after="0" w:line="240" w:lineRule="auto"/>
      </w:pPr>
      <w:r>
        <w:t xml:space="preserve">                  </w:t>
      </w:r>
      <w:r>
        <w:rPr>
          <w:noProof/>
        </w:rPr>
        <w:drawing>
          <wp:inline distT="0" distB="0" distL="0" distR="0" wp14:anchorId="5DDCAB09" wp14:editId="759A54BA">
            <wp:extent cx="4305300" cy="781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5300" cy="781050"/>
                    </a:xfrm>
                    <a:prstGeom prst="rect">
                      <a:avLst/>
                    </a:prstGeom>
                  </pic:spPr>
                </pic:pic>
              </a:graphicData>
            </a:graphic>
          </wp:inline>
        </w:drawing>
      </w:r>
    </w:p>
    <w:p w14:paraId="4B938111" w14:textId="3A10A6AF" w:rsidR="00B65D6F" w:rsidRDefault="00B65D6F" w:rsidP="00B65D6F">
      <w:pPr>
        <w:autoSpaceDE w:val="0"/>
        <w:autoSpaceDN w:val="0"/>
        <w:adjustRightInd w:val="0"/>
        <w:spacing w:after="0" w:line="240" w:lineRule="auto"/>
      </w:pPr>
      <w:r>
        <w:t xml:space="preserve">                                               </w:t>
      </w:r>
    </w:p>
    <w:p w14:paraId="74CB549F" w14:textId="77777777" w:rsidR="00B65D6F" w:rsidRPr="00E06AB8" w:rsidRDefault="00B65D6F" w:rsidP="00B65D6F">
      <w:pPr>
        <w:autoSpaceDE w:val="0"/>
        <w:autoSpaceDN w:val="0"/>
        <w:adjustRightInd w:val="0"/>
        <w:spacing w:after="0" w:line="240" w:lineRule="auto"/>
        <w:rPr>
          <w:rFonts w:ascii="Times New Roman" w:hAnsi="Times New Roman" w:cs="Times New Roman"/>
          <w:sz w:val="24"/>
          <w:rPrChange w:id="552" w:author="Dennis Choksi" w:date="2019-04-30T01:29:00Z">
            <w:rPr/>
          </w:rPrChange>
        </w:rPr>
      </w:pPr>
      <w:r w:rsidRPr="00E06AB8">
        <w:rPr>
          <w:rFonts w:ascii="Times New Roman" w:hAnsi="Times New Roman" w:cs="Times New Roman"/>
          <w:sz w:val="24"/>
          <w:rPrChange w:id="553" w:author="Dennis Choksi" w:date="2019-04-30T01:29:00Z">
            <w:rPr/>
          </w:rPrChange>
        </w:rPr>
        <w:t>Where λ ≥ 0 is a tuning parameter, determined through cross validation.</w:t>
      </w:r>
    </w:p>
    <w:p w14:paraId="08A8BE92" w14:textId="77777777" w:rsidR="00B65D6F" w:rsidRDefault="00B65D6F" w:rsidP="00B65D6F"/>
    <w:p w14:paraId="4CA3AAEC" w14:textId="77777777" w:rsidR="00B65D6F" w:rsidRDefault="00B65D6F" w:rsidP="00B65D6F">
      <w:pPr>
        <w:rPr>
          <w:rStyle w:val="Heading2Char"/>
          <w:u w:val="single"/>
        </w:rPr>
      </w:pPr>
      <w:r w:rsidRPr="004E4FE7">
        <w:rPr>
          <w:rStyle w:val="Heading2Char"/>
          <w:u w:val="single"/>
        </w:rPr>
        <w:t>Code</w:t>
      </w:r>
      <w:r>
        <w:rPr>
          <w:rStyle w:val="Heading2Char"/>
          <w:u w:val="single"/>
        </w:rPr>
        <w:t xml:space="preserve">: </w:t>
      </w:r>
    </w:p>
    <w:p w14:paraId="65D5FEDA" w14:textId="347A8BEC" w:rsidR="00B65D6F" w:rsidRDefault="00B65D6F" w:rsidP="00B65D6F">
      <w:pPr>
        <w:pStyle w:val="SourceCode"/>
        <w:rPr>
          <w:rStyle w:val="NormalTok"/>
        </w:rPr>
      </w:pPr>
      <w:r>
        <w:rPr>
          <w:rStyle w:val="NormalTok"/>
        </w:rPr>
        <w:t>x=</w:t>
      </w:r>
      <w:r>
        <w:rPr>
          <w:rStyle w:val="KeywordTok"/>
        </w:rPr>
        <w:t>model.matrix</w:t>
      </w:r>
      <w:r>
        <w:rPr>
          <w:rStyle w:val="NormalTok"/>
        </w:rPr>
        <w:t>(critical_temp</w:t>
      </w:r>
      <w:r>
        <w:rPr>
          <w:rStyle w:val="OperatorTok"/>
        </w:rPr>
        <w:t>~</w:t>
      </w:r>
      <w:r>
        <w:rPr>
          <w:rStyle w:val="NormalTok"/>
        </w:rPr>
        <w:t>.,sc_data1_Train)[,</w:t>
      </w:r>
      <w:r>
        <w:rPr>
          <w:rStyle w:val="OperatorTok"/>
        </w:rPr>
        <w:t>-</w:t>
      </w:r>
      <w:r>
        <w:rPr>
          <w:rStyle w:val="DecValTok"/>
        </w:rPr>
        <w:t>1</w:t>
      </w:r>
      <w:r>
        <w:rPr>
          <w:rStyle w:val="NormalTok"/>
        </w:rPr>
        <w:t>]</w:t>
      </w:r>
      <w:r>
        <w:br/>
      </w:r>
      <w:r>
        <w:rPr>
          <w:rStyle w:val="NormalTok"/>
        </w:rPr>
        <w:t>y=sc_data1_Train</w:t>
      </w:r>
      <w:r>
        <w:rPr>
          <w:rStyle w:val="OperatorTok"/>
        </w:rPr>
        <w:t>$</w:t>
      </w:r>
      <w:r>
        <w:rPr>
          <w:rStyle w:val="NormalTok"/>
        </w:rPr>
        <w:t>critical_temp</w:t>
      </w:r>
      <w:r>
        <w:br/>
      </w:r>
      <w:r>
        <w:rPr>
          <w:rStyle w:val="NormalTok"/>
        </w:rPr>
        <w:t>x_test=</w:t>
      </w:r>
      <w:r>
        <w:rPr>
          <w:rStyle w:val="KeywordTok"/>
        </w:rPr>
        <w:t>model.matrix</w:t>
      </w:r>
      <w:r>
        <w:rPr>
          <w:rStyle w:val="NormalTok"/>
        </w:rPr>
        <w:t>(critical_temp</w:t>
      </w:r>
      <w:r>
        <w:rPr>
          <w:rStyle w:val="OperatorTok"/>
        </w:rPr>
        <w:t>~</w:t>
      </w:r>
      <w:r>
        <w:rPr>
          <w:rStyle w:val="NormalTok"/>
        </w:rPr>
        <w:t>.,sc_data1_Test)[,</w:t>
      </w:r>
      <w:r>
        <w:rPr>
          <w:rStyle w:val="OperatorTok"/>
        </w:rPr>
        <w:t>-</w:t>
      </w:r>
      <w:r>
        <w:rPr>
          <w:rStyle w:val="DecValTok"/>
        </w:rPr>
        <w:t>1</w:t>
      </w:r>
      <w:r>
        <w:rPr>
          <w:rStyle w:val="NormalTok"/>
        </w:rPr>
        <w:t>]</w:t>
      </w:r>
      <w:r>
        <w:br/>
      </w:r>
      <w:r>
        <w:rPr>
          <w:rStyle w:val="NormalTok"/>
        </w:rPr>
        <w:t>y_test=sc_data1_Test</w:t>
      </w:r>
      <w:r>
        <w:rPr>
          <w:rStyle w:val="OperatorTok"/>
        </w:rPr>
        <w:t>$</w:t>
      </w:r>
      <w:r>
        <w:rPr>
          <w:rStyle w:val="NormalTok"/>
        </w:rPr>
        <w:t>critical_temp</w:t>
      </w:r>
      <w:r>
        <w:br/>
      </w:r>
      <w:r>
        <w:br/>
      </w:r>
      <w:r>
        <w:rPr>
          <w:rStyle w:val="NormalTok"/>
        </w:rPr>
        <w:t>grid=</w:t>
      </w:r>
      <w:r>
        <w:rPr>
          <w:rStyle w:val="DecValTok"/>
        </w:rPr>
        <w:t>10</w:t>
      </w:r>
      <w:r>
        <w:rPr>
          <w:rStyle w:val="OperatorTok"/>
        </w:rPr>
        <w:t>^</w:t>
      </w:r>
      <w:r>
        <w:rPr>
          <w:rStyle w:val="KeywordTok"/>
        </w:rPr>
        <w:t>seq</w:t>
      </w:r>
      <w:r>
        <w:rPr>
          <w:rStyle w:val="NormalTok"/>
        </w:rPr>
        <w:t>(</w:t>
      </w:r>
      <w:r>
        <w:rPr>
          <w:rStyle w:val="DecValTok"/>
        </w:rPr>
        <w:t>10</w:t>
      </w:r>
      <w:r>
        <w:rPr>
          <w:rStyle w:val="NormalTok"/>
        </w:rPr>
        <w:t>,</w:t>
      </w:r>
      <w:r>
        <w:rPr>
          <w:rStyle w:val="OperatorTok"/>
        </w:rPr>
        <w:t>-</w:t>
      </w:r>
      <w:r>
        <w:rPr>
          <w:rStyle w:val="DecValTok"/>
        </w:rPr>
        <w:t>2</w:t>
      </w:r>
      <w:r>
        <w:rPr>
          <w:rStyle w:val="NormalTok"/>
        </w:rPr>
        <w:t>,</w:t>
      </w:r>
      <w:r>
        <w:rPr>
          <w:rStyle w:val="DataTypeTok"/>
        </w:rPr>
        <w:t>length=</w:t>
      </w:r>
      <w:r>
        <w:rPr>
          <w:rStyle w:val="DecValTok"/>
        </w:rPr>
        <w:t>100</w:t>
      </w:r>
      <w:r>
        <w:rPr>
          <w:rStyle w:val="NormalTok"/>
        </w:rPr>
        <w:t>)</w:t>
      </w:r>
      <w:r>
        <w:br/>
      </w:r>
      <w:r>
        <w:br/>
      </w:r>
      <w:r>
        <w:rPr>
          <w:rStyle w:val="NormalTok"/>
        </w:rPr>
        <w:t>sc_lasso=</w:t>
      </w:r>
      <w:r>
        <w:rPr>
          <w:rStyle w:val="KeywordTok"/>
        </w:rPr>
        <w:t>glmnet</w:t>
      </w:r>
      <w:r>
        <w:rPr>
          <w:rStyle w:val="NormalTok"/>
        </w:rPr>
        <w:t>(x,y,</w:t>
      </w:r>
      <w:r>
        <w:rPr>
          <w:rStyle w:val="DataTypeTok"/>
        </w:rPr>
        <w:t>alpha =</w:t>
      </w:r>
      <w:r>
        <w:rPr>
          <w:rStyle w:val="NormalTok"/>
        </w:rPr>
        <w:t xml:space="preserve"> </w:t>
      </w:r>
      <w:r>
        <w:rPr>
          <w:rStyle w:val="DecValTok"/>
        </w:rPr>
        <w:t>1</w:t>
      </w:r>
      <w:r>
        <w:rPr>
          <w:rStyle w:val="NormalTok"/>
        </w:rPr>
        <w:t>,</w:t>
      </w:r>
      <w:r>
        <w:rPr>
          <w:rStyle w:val="DataTypeTok"/>
        </w:rPr>
        <w:t>lambda =</w:t>
      </w:r>
      <w:r>
        <w:rPr>
          <w:rStyle w:val="NormalTok"/>
        </w:rPr>
        <w:t xml:space="preserve"> grid)</w:t>
      </w:r>
      <w:r>
        <w:br/>
      </w:r>
      <w:r>
        <w:br/>
      </w:r>
      <w:r>
        <w:rPr>
          <w:rStyle w:val="KeywordTok"/>
        </w:rPr>
        <w:t>set.seed</w:t>
      </w:r>
      <w:r>
        <w:rPr>
          <w:rStyle w:val="NormalTok"/>
        </w:rPr>
        <w:t>(</w:t>
      </w:r>
      <w:r>
        <w:rPr>
          <w:rStyle w:val="DecValTok"/>
        </w:rPr>
        <w:t>1</w:t>
      </w:r>
      <w:r>
        <w:rPr>
          <w:rStyle w:val="NormalTok"/>
        </w:rPr>
        <w:t>)</w:t>
      </w:r>
      <w:r>
        <w:br/>
      </w:r>
      <w:r>
        <w:rPr>
          <w:rStyle w:val="NormalTok"/>
        </w:rPr>
        <w:t>cv_out=</w:t>
      </w:r>
      <w:r>
        <w:rPr>
          <w:rStyle w:val="KeywordTok"/>
        </w:rPr>
        <w:t>cv.glmnet</w:t>
      </w:r>
      <w:r>
        <w:rPr>
          <w:rStyle w:val="NormalTok"/>
        </w:rPr>
        <w:t>(x,y,</w:t>
      </w:r>
      <w:r>
        <w:rPr>
          <w:rStyle w:val="DataTypeTok"/>
        </w:rPr>
        <w:t>alpha=</w:t>
      </w:r>
      <w:r>
        <w:rPr>
          <w:rStyle w:val="DecValTok"/>
        </w:rPr>
        <w:t>1</w:t>
      </w:r>
      <w:r>
        <w:rPr>
          <w:rStyle w:val="NormalTok"/>
        </w:rPr>
        <w:t>)</w:t>
      </w:r>
      <w:r>
        <w:br/>
      </w:r>
    </w:p>
    <w:p w14:paraId="76C4EB79" w14:textId="77777777" w:rsidR="00B65D6F" w:rsidRDefault="00B65D6F" w:rsidP="00B65D6F">
      <w:pPr>
        <w:rPr>
          <w:ins w:id="554" w:author="Dennis Choksi" w:date="2019-04-30T01:30:00Z"/>
          <w:rStyle w:val="Heading2Char"/>
          <w:u w:val="single"/>
        </w:rPr>
      </w:pPr>
    </w:p>
    <w:p w14:paraId="30B26540" w14:textId="77777777" w:rsidR="00E06AB8" w:rsidRDefault="00E06AB8" w:rsidP="00B65D6F">
      <w:pPr>
        <w:rPr>
          <w:ins w:id="555" w:author="Dennis Choksi" w:date="2019-04-30T01:30:00Z"/>
          <w:rStyle w:val="Heading2Char"/>
          <w:u w:val="single"/>
        </w:rPr>
      </w:pPr>
    </w:p>
    <w:p w14:paraId="129F9E08" w14:textId="77777777" w:rsidR="00E06AB8" w:rsidRDefault="00E06AB8" w:rsidP="00B65D6F">
      <w:pPr>
        <w:rPr>
          <w:ins w:id="556" w:author="Dennis Choksi" w:date="2019-04-30T01:30:00Z"/>
          <w:rStyle w:val="Heading2Char"/>
          <w:u w:val="single"/>
        </w:rPr>
      </w:pPr>
    </w:p>
    <w:p w14:paraId="5833DE0C" w14:textId="77777777" w:rsidR="00E06AB8" w:rsidRDefault="00E06AB8" w:rsidP="00B65D6F">
      <w:pPr>
        <w:rPr>
          <w:ins w:id="557" w:author="Dennis Choksi" w:date="2019-04-30T01:30:00Z"/>
          <w:rStyle w:val="Heading2Char"/>
          <w:u w:val="single"/>
        </w:rPr>
      </w:pPr>
    </w:p>
    <w:p w14:paraId="4D4D684C" w14:textId="77777777" w:rsidR="00E06AB8" w:rsidRDefault="00E06AB8" w:rsidP="00B65D6F">
      <w:pPr>
        <w:rPr>
          <w:ins w:id="558" w:author="Dennis Choksi" w:date="2019-04-30T01:30:00Z"/>
          <w:rStyle w:val="Heading2Char"/>
          <w:u w:val="single"/>
        </w:rPr>
      </w:pPr>
    </w:p>
    <w:p w14:paraId="7C97124A" w14:textId="77777777" w:rsidR="00E06AB8" w:rsidRDefault="00E06AB8" w:rsidP="00B65D6F">
      <w:pPr>
        <w:rPr>
          <w:ins w:id="559" w:author="Dennis Choksi" w:date="2019-04-30T01:30:00Z"/>
          <w:rStyle w:val="Heading2Char"/>
          <w:u w:val="single"/>
        </w:rPr>
      </w:pPr>
    </w:p>
    <w:p w14:paraId="4E80A1FB" w14:textId="77777777" w:rsidR="00E06AB8" w:rsidRDefault="00E06AB8" w:rsidP="00B65D6F">
      <w:pPr>
        <w:rPr>
          <w:ins w:id="560" w:author="Dennis Choksi" w:date="2019-04-30T01:30:00Z"/>
          <w:rStyle w:val="Heading2Char"/>
          <w:u w:val="single"/>
        </w:rPr>
      </w:pPr>
    </w:p>
    <w:p w14:paraId="33F96F91" w14:textId="77777777" w:rsidR="00E06AB8" w:rsidRDefault="00E06AB8" w:rsidP="00B65D6F">
      <w:pPr>
        <w:rPr>
          <w:ins w:id="561" w:author="Dennis Choksi" w:date="2019-04-30T01:30:00Z"/>
          <w:rStyle w:val="Heading2Char"/>
          <w:u w:val="single"/>
        </w:rPr>
      </w:pPr>
    </w:p>
    <w:p w14:paraId="5E3472FB" w14:textId="77777777" w:rsidR="00E06AB8" w:rsidRDefault="00E06AB8" w:rsidP="00B65D6F">
      <w:pPr>
        <w:rPr>
          <w:ins w:id="562" w:author="Dennis Choksi" w:date="2019-04-30T01:30:00Z"/>
          <w:rStyle w:val="Heading2Char"/>
          <w:u w:val="single"/>
        </w:rPr>
      </w:pPr>
    </w:p>
    <w:p w14:paraId="36E331AD" w14:textId="77777777" w:rsidR="00E06AB8" w:rsidRDefault="00E06AB8" w:rsidP="00B65D6F">
      <w:pPr>
        <w:rPr>
          <w:rStyle w:val="Heading2Char"/>
          <w:u w:val="single"/>
        </w:rPr>
      </w:pPr>
    </w:p>
    <w:p w14:paraId="7B8A6C40" w14:textId="77777777" w:rsidR="00B65D6F" w:rsidRDefault="00B65D6F" w:rsidP="00B65D6F">
      <w:pPr>
        <w:rPr>
          <w:rStyle w:val="Heading2Char"/>
          <w:u w:val="single"/>
        </w:rPr>
      </w:pPr>
      <w:r w:rsidRPr="00B65D6F">
        <w:rPr>
          <w:rStyle w:val="Heading2Char"/>
          <w:u w:val="single"/>
        </w:rPr>
        <w:t>Output</w:t>
      </w:r>
    </w:p>
    <w:p w14:paraId="0867D7A7" w14:textId="44166CD8" w:rsidR="00B65D6F" w:rsidRPr="00B65D6F" w:rsidRDefault="00B65D6F" w:rsidP="00B65D6F">
      <w:pPr>
        <w:rPr>
          <w:rStyle w:val="Heading2Char"/>
        </w:rPr>
      </w:pPr>
      <w:r>
        <w:rPr>
          <w:rStyle w:val="Heading2Char"/>
        </w:rPr>
        <w:t xml:space="preserve">       </w:t>
      </w:r>
      <w:r>
        <w:rPr>
          <w:noProof/>
        </w:rPr>
        <w:drawing>
          <wp:inline distT="0" distB="0" distL="0" distR="0" wp14:anchorId="7C85DC85" wp14:editId="6588E34A">
            <wp:extent cx="5014184" cy="2730844"/>
            <wp:effectExtent l="19050" t="19050" r="1524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2568" cy="2751749"/>
                    </a:xfrm>
                    <a:prstGeom prst="rect">
                      <a:avLst/>
                    </a:prstGeom>
                    <a:noFill/>
                    <a:ln w="19050">
                      <a:solidFill>
                        <a:schemeClr val="tx1"/>
                      </a:solidFill>
                    </a:ln>
                  </pic:spPr>
                </pic:pic>
              </a:graphicData>
            </a:graphic>
          </wp:inline>
        </w:drawing>
      </w:r>
    </w:p>
    <w:p w14:paraId="099EC9CA" w14:textId="77777777" w:rsidR="00B65D6F" w:rsidRDefault="00B65D6F" w:rsidP="00B65D6F">
      <w:pPr>
        <w:pStyle w:val="SourceCode"/>
      </w:pPr>
      <w:r w:rsidRPr="00B65D6F">
        <w:rPr>
          <w:rStyle w:val="Heading2Char"/>
        </w:rPr>
        <w:t xml:space="preserve">  </w:t>
      </w:r>
      <w:r>
        <w:rPr>
          <w:rStyle w:val="CommentTok"/>
        </w:rPr>
        <w:t>#R^2</w:t>
      </w:r>
      <w:r>
        <w:br/>
      </w:r>
      <w:r>
        <w:rPr>
          <w:rStyle w:val="NormalTok"/>
        </w:rPr>
        <w:t>RSS=(</w:t>
      </w:r>
      <w:r>
        <w:rPr>
          <w:rStyle w:val="KeywordTok"/>
        </w:rPr>
        <w:t>mean</w:t>
      </w:r>
      <w:r>
        <w:rPr>
          <w:rStyle w:val="NormalTok"/>
        </w:rPr>
        <w:t>((sc_data1_Test</w:t>
      </w:r>
      <w:r>
        <w:rPr>
          <w:rStyle w:val="OperatorTok"/>
        </w:rPr>
        <w:t>$</w:t>
      </w:r>
      <w:r>
        <w:rPr>
          <w:rStyle w:val="NormalTok"/>
        </w:rPr>
        <w:t>critical_temp</w:t>
      </w:r>
      <w:r>
        <w:rPr>
          <w:rStyle w:val="OperatorTok"/>
        </w:rPr>
        <w:t>-</w:t>
      </w:r>
      <w:r>
        <w:rPr>
          <w:rStyle w:val="NormalTok"/>
        </w:rPr>
        <w:t>pred_lasso)</w:t>
      </w:r>
      <w:r>
        <w:rPr>
          <w:rStyle w:val="OperatorTok"/>
        </w:rPr>
        <w:t>^</w:t>
      </w:r>
      <w:r>
        <w:rPr>
          <w:rStyle w:val="DecValTok"/>
        </w:rPr>
        <w:t>2</w:t>
      </w:r>
      <w:r>
        <w:rPr>
          <w:rStyle w:val="NormalTok"/>
        </w:rPr>
        <w:t>))</w:t>
      </w:r>
      <w:r>
        <w:br/>
      </w:r>
      <w:r>
        <w:rPr>
          <w:rStyle w:val="NormalTok"/>
        </w:rPr>
        <w:t>TSS=(</w:t>
      </w:r>
      <w:r>
        <w:rPr>
          <w:rStyle w:val="KeywordTok"/>
        </w:rPr>
        <w:t>mean</w:t>
      </w:r>
      <w:r>
        <w:rPr>
          <w:rStyle w:val="NormalTok"/>
        </w:rPr>
        <w:t>((sc_data1_Test</w:t>
      </w:r>
      <w:r>
        <w:rPr>
          <w:rStyle w:val="OperatorTok"/>
        </w:rPr>
        <w:t>$</w:t>
      </w:r>
      <w:r>
        <w:rPr>
          <w:rStyle w:val="NormalTok"/>
        </w:rPr>
        <w:t>critical_temp</w:t>
      </w:r>
      <w:r>
        <w:rPr>
          <w:rStyle w:val="OperatorTok"/>
        </w:rPr>
        <w:t>-</w:t>
      </w:r>
      <w:r>
        <w:rPr>
          <w:rStyle w:val="NormalTok"/>
        </w:rPr>
        <w:t>(</w:t>
      </w:r>
      <w:r>
        <w:rPr>
          <w:rStyle w:val="KeywordTok"/>
        </w:rPr>
        <w:t>mean</w:t>
      </w:r>
      <w:r>
        <w:rPr>
          <w:rStyle w:val="NormalTok"/>
        </w:rPr>
        <w:t>(sc_data1_Test</w:t>
      </w:r>
      <w:r>
        <w:rPr>
          <w:rStyle w:val="OperatorTok"/>
        </w:rPr>
        <w:t>$</w:t>
      </w:r>
      <w:r>
        <w:rPr>
          <w:rStyle w:val="NormalTok"/>
        </w:rPr>
        <w:t>critical_temp)))</w:t>
      </w:r>
      <w:r>
        <w:rPr>
          <w:rStyle w:val="OperatorTok"/>
        </w:rPr>
        <w:t>^</w:t>
      </w:r>
      <w:r>
        <w:rPr>
          <w:rStyle w:val="DecValTok"/>
        </w:rPr>
        <w:t>2</w:t>
      </w:r>
      <w:r>
        <w:rPr>
          <w:rStyle w:val="NormalTok"/>
        </w:rPr>
        <w:t>))</w:t>
      </w:r>
      <w:r>
        <w:br/>
      </w:r>
      <w:r>
        <w:rPr>
          <w:rStyle w:val="NormalTok"/>
        </w:rPr>
        <w:t>R_square=</w:t>
      </w:r>
      <w:r>
        <w:rPr>
          <w:rStyle w:val="DecValTok"/>
        </w:rPr>
        <w:t>1</w:t>
      </w:r>
      <w:r>
        <w:rPr>
          <w:rStyle w:val="OperatorTok"/>
        </w:rPr>
        <w:t>-</w:t>
      </w:r>
      <w:r>
        <w:rPr>
          <w:rStyle w:val="NormalTok"/>
        </w:rPr>
        <w:t>(RSS</w:t>
      </w:r>
      <w:r>
        <w:rPr>
          <w:rStyle w:val="OperatorTok"/>
        </w:rPr>
        <w:t>/</w:t>
      </w:r>
      <w:r>
        <w:rPr>
          <w:rStyle w:val="NormalTok"/>
        </w:rPr>
        <w:t>TSS)</w:t>
      </w:r>
      <w:r>
        <w:br/>
      </w:r>
      <w:r>
        <w:rPr>
          <w:rStyle w:val="KeywordTok"/>
        </w:rPr>
        <w:t>print</w:t>
      </w:r>
      <w:r>
        <w:rPr>
          <w:rStyle w:val="NormalTok"/>
        </w:rPr>
        <w:t>(R_square)</w:t>
      </w:r>
    </w:p>
    <w:p w14:paraId="2BB00FD8" w14:textId="77777777" w:rsidR="00B65D6F" w:rsidRDefault="00B65D6F" w:rsidP="00B65D6F">
      <w:pPr>
        <w:pStyle w:val="SourceCode"/>
      </w:pPr>
      <w:r>
        <w:rPr>
          <w:rStyle w:val="VerbatimChar"/>
        </w:rPr>
        <w:t>## [1] 0.6794531</w:t>
      </w:r>
    </w:p>
    <w:p w14:paraId="12C8D3A6" w14:textId="16A4E203" w:rsidR="00B65D6F" w:rsidRDefault="00B65D6F" w:rsidP="00B65D6F">
      <w:pPr>
        <w:rPr>
          <w:rStyle w:val="Heading2Char"/>
        </w:rPr>
      </w:pPr>
      <w:r w:rsidRPr="00B65D6F">
        <w:rPr>
          <w:rStyle w:val="Heading2Char"/>
        </w:rPr>
        <w:t xml:space="preserve">                        </w:t>
      </w:r>
    </w:p>
    <w:p w14:paraId="3D6C40B3" w14:textId="77777777" w:rsidR="00B65D6F" w:rsidRDefault="00B65D6F" w:rsidP="00B65D6F">
      <w:pPr>
        <w:rPr>
          <w:rStyle w:val="Heading2Char"/>
          <w:u w:val="single"/>
        </w:rPr>
      </w:pPr>
      <w:r w:rsidRPr="00B65D6F">
        <w:rPr>
          <w:rStyle w:val="Heading2Char"/>
          <w:u w:val="single"/>
        </w:rPr>
        <w:t>Observation</w:t>
      </w:r>
    </w:p>
    <w:p w14:paraId="7CFAF21C" w14:textId="0C0B5729" w:rsidR="00B65D6F" w:rsidRPr="00E06AB8" w:rsidRDefault="00B65D6F">
      <w:pPr>
        <w:pStyle w:val="ListParagraph"/>
        <w:numPr>
          <w:ilvl w:val="0"/>
          <w:numId w:val="7"/>
        </w:numPr>
        <w:autoSpaceDE w:val="0"/>
        <w:autoSpaceDN w:val="0"/>
        <w:adjustRightInd w:val="0"/>
        <w:spacing w:after="0" w:line="240" w:lineRule="auto"/>
        <w:jc w:val="both"/>
        <w:rPr>
          <w:rFonts w:ascii="Times New Roman" w:hAnsi="Times New Roman" w:cs="Times New Roman"/>
          <w:sz w:val="24"/>
          <w:rPrChange w:id="563" w:author="Dennis Choksi" w:date="2019-04-30T01:30:00Z">
            <w:rPr/>
          </w:rPrChange>
        </w:rPr>
        <w:pPrChange w:id="564" w:author="Dennis Choksi" w:date="2019-04-30T01:30:00Z">
          <w:pPr>
            <w:pStyle w:val="ListParagraph"/>
            <w:numPr>
              <w:numId w:val="7"/>
            </w:numPr>
            <w:autoSpaceDE w:val="0"/>
            <w:autoSpaceDN w:val="0"/>
            <w:adjustRightInd w:val="0"/>
            <w:spacing w:after="0" w:line="240" w:lineRule="auto"/>
            <w:ind w:hanging="360"/>
          </w:pPr>
        </w:pPrChange>
      </w:pPr>
      <w:r w:rsidRPr="00E06AB8">
        <w:rPr>
          <w:rFonts w:ascii="Times New Roman" w:hAnsi="Times New Roman" w:cs="Times New Roman"/>
          <w:sz w:val="24"/>
          <w:rPrChange w:id="565" w:author="Dennis Choksi" w:date="2019-04-30T01:30:00Z">
            <w:rPr/>
          </w:rPrChange>
        </w:rPr>
        <w:t>As seen in the figure above initially increasing the value of “lambda” does not increase  error and helps reduce predictors</w:t>
      </w:r>
      <w:ins w:id="566" w:author="Dennis Choksi" w:date="2019-04-30T01:30:00Z">
        <w:r w:rsidR="00E06AB8">
          <w:rPr>
            <w:rFonts w:ascii="Times New Roman" w:hAnsi="Times New Roman" w:cs="Times New Roman"/>
            <w:sz w:val="24"/>
          </w:rPr>
          <w:t>.</w:t>
        </w:r>
      </w:ins>
      <w:r w:rsidRPr="00E06AB8">
        <w:rPr>
          <w:rFonts w:ascii="Times New Roman" w:hAnsi="Times New Roman" w:cs="Times New Roman"/>
          <w:sz w:val="24"/>
          <w:rPrChange w:id="567" w:author="Dennis Choksi" w:date="2019-04-30T01:30:00Z">
            <w:rPr/>
          </w:rPrChange>
        </w:rPr>
        <w:t xml:space="preserve">  </w:t>
      </w:r>
    </w:p>
    <w:p w14:paraId="10F912BA" w14:textId="2A1B86C7" w:rsidR="00B65D6F" w:rsidRPr="00E06AB8" w:rsidRDefault="00B65D6F">
      <w:pPr>
        <w:pStyle w:val="ListParagraph"/>
        <w:numPr>
          <w:ilvl w:val="0"/>
          <w:numId w:val="7"/>
        </w:numPr>
        <w:autoSpaceDE w:val="0"/>
        <w:autoSpaceDN w:val="0"/>
        <w:adjustRightInd w:val="0"/>
        <w:spacing w:after="0" w:line="240" w:lineRule="auto"/>
        <w:jc w:val="both"/>
        <w:rPr>
          <w:rFonts w:ascii="Times New Roman" w:hAnsi="Times New Roman" w:cs="Times New Roman"/>
          <w:sz w:val="24"/>
          <w:rPrChange w:id="568" w:author="Dennis Choksi" w:date="2019-04-30T01:30:00Z">
            <w:rPr/>
          </w:rPrChange>
        </w:rPr>
        <w:pPrChange w:id="569" w:author="Dennis Choksi" w:date="2019-04-30T01:30:00Z">
          <w:pPr>
            <w:pStyle w:val="ListParagraph"/>
            <w:numPr>
              <w:numId w:val="7"/>
            </w:numPr>
            <w:autoSpaceDE w:val="0"/>
            <w:autoSpaceDN w:val="0"/>
            <w:adjustRightInd w:val="0"/>
            <w:spacing w:after="0" w:line="240" w:lineRule="auto"/>
            <w:ind w:hanging="360"/>
          </w:pPr>
        </w:pPrChange>
      </w:pPr>
      <w:r w:rsidRPr="00E06AB8">
        <w:rPr>
          <w:rFonts w:ascii="Times New Roman" w:hAnsi="Times New Roman" w:cs="Times New Roman"/>
          <w:sz w:val="24"/>
          <w:rPrChange w:id="570" w:author="Dennis Choksi" w:date="2019-04-30T01:30:00Z">
            <w:rPr/>
          </w:rPrChange>
        </w:rPr>
        <w:t>We will select a point close to the “knee point “ to achieve variable selection</w:t>
      </w:r>
      <w:ins w:id="571" w:author="Dennis Choksi" w:date="2019-04-30T01:30:00Z">
        <w:r w:rsidR="00E06AB8">
          <w:rPr>
            <w:rFonts w:ascii="Times New Roman" w:hAnsi="Times New Roman" w:cs="Times New Roman"/>
            <w:sz w:val="24"/>
          </w:rPr>
          <w:t>.</w:t>
        </w:r>
      </w:ins>
      <w:r w:rsidRPr="00E06AB8">
        <w:rPr>
          <w:rFonts w:ascii="Times New Roman" w:hAnsi="Times New Roman" w:cs="Times New Roman"/>
          <w:sz w:val="24"/>
          <w:rPrChange w:id="572" w:author="Dennis Choksi" w:date="2019-04-30T01:30:00Z">
            <w:rPr/>
          </w:rPrChange>
        </w:rPr>
        <w:t xml:space="preserve"> </w:t>
      </w:r>
    </w:p>
    <w:p w14:paraId="13218CFD" w14:textId="77777777" w:rsidR="00B65D6F" w:rsidRDefault="00B65D6F" w:rsidP="00B65D6F">
      <w:pPr>
        <w:autoSpaceDE w:val="0"/>
        <w:autoSpaceDN w:val="0"/>
        <w:adjustRightInd w:val="0"/>
        <w:spacing w:after="0" w:line="240" w:lineRule="auto"/>
      </w:pPr>
    </w:p>
    <w:p w14:paraId="092A82AE" w14:textId="77777777" w:rsidR="00B65D6F" w:rsidRDefault="00B65D6F" w:rsidP="00B65D6F">
      <w:pPr>
        <w:autoSpaceDE w:val="0"/>
        <w:autoSpaceDN w:val="0"/>
        <w:adjustRightInd w:val="0"/>
        <w:spacing w:after="0" w:line="240" w:lineRule="auto"/>
      </w:pPr>
    </w:p>
    <w:p w14:paraId="40A57221" w14:textId="77777777" w:rsidR="00B65D6F" w:rsidRDefault="00B65D6F" w:rsidP="00B65D6F">
      <w:pPr>
        <w:pStyle w:val="SourceCode"/>
      </w:pPr>
      <w:r>
        <w:rPr>
          <w:rStyle w:val="NormalTok"/>
        </w:rPr>
        <w:t>bestlam=cv_out</w:t>
      </w:r>
      <w:r>
        <w:rPr>
          <w:rStyle w:val="OperatorTok"/>
        </w:rPr>
        <w:t>$</w:t>
      </w:r>
      <w:r>
        <w:rPr>
          <w:rStyle w:val="NormalTok"/>
        </w:rPr>
        <w:t>lambda.1se</w:t>
      </w:r>
      <w:r>
        <w:br/>
      </w:r>
      <w:r>
        <w:rPr>
          <w:rStyle w:val="NormalTok"/>
        </w:rPr>
        <w:t>bestlam</w:t>
      </w:r>
    </w:p>
    <w:p w14:paraId="261845F0" w14:textId="77777777" w:rsidR="00B65D6F" w:rsidRDefault="00B65D6F" w:rsidP="00B65D6F">
      <w:pPr>
        <w:pStyle w:val="SourceCode"/>
      </w:pPr>
      <w:r>
        <w:rPr>
          <w:rStyle w:val="VerbatimChar"/>
        </w:rPr>
        <w:t>## [1] 0.1347874</w:t>
      </w:r>
    </w:p>
    <w:p w14:paraId="0C3FDBE3" w14:textId="77777777" w:rsidR="00B65D6F" w:rsidRDefault="00B65D6F" w:rsidP="00B65D6F">
      <w:pPr>
        <w:pStyle w:val="SourceCode"/>
      </w:pPr>
      <w:r>
        <w:rPr>
          <w:rStyle w:val="NormalTok"/>
        </w:rPr>
        <w:t>lasso_coef=</w:t>
      </w:r>
      <w:r>
        <w:rPr>
          <w:rStyle w:val="KeywordTok"/>
        </w:rPr>
        <w:t>predict</w:t>
      </w:r>
      <w:r>
        <w:rPr>
          <w:rStyle w:val="NormalTok"/>
        </w:rPr>
        <w:t>(sc_lasso,</w:t>
      </w:r>
      <w:r>
        <w:rPr>
          <w:rStyle w:val="DataTypeTok"/>
        </w:rPr>
        <w:t>s=</w:t>
      </w:r>
      <w:r>
        <w:rPr>
          <w:rStyle w:val="NormalTok"/>
        </w:rPr>
        <w:t>bestlam,</w:t>
      </w:r>
      <w:r>
        <w:rPr>
          <w:rStyle w:val="DataTypeTok"/>
        </w:rPr>
        <w:t>type =</w:t>
      </w:r>
      <w:r>
        <w:rPr>
          <w:rStyle w:val="StringTok"/>
        </w:rPr>
        <w:t>"coefficients"</w:t>
      </w:r>
      <w:r>
        <w:rPr>
          <w:rStyle w:val="NormalTok"/>
        </w:rPr>
        <w:t>)</w:t>
      </w:r>
      <w:r>
        <w:br/>
      </w:r>
      <w:r>
        <w:br/>
      </w:r>
      <w:r>
        <w:br/>
      </w:r>
      <w:r>
        <w:rPr>
          <w:rStyle w:val="NormalTok"/>
        </w:rPr>
        <w:t>pred_lasso=</w:t>
      </w:r>
      <w:r>
        <w:rPr>
          <w:rStyle w:val="KeywordTok"/>
        </w:rPr>
        <w:t>predict</w:t>
      </w:r>
      <w:r>
        <w:rPr>
          <w:rStyle w:val="NormalTok"/>
        </w:rPr>
        <w:t>(sc_lasso,</w:t>
      </w:r>
      <w:r>
        <w:rPr>
          <w:rStyle w:val="DataTypeTok"/>
        </w:rPr>
        <w:t>s=</w:t>
      </w:r>
      <w:r>
        <w:rPr>
          <w:rStyle w:val="NormalTok"/>
        </w:rPr>
        <w:t>bestlam,</w:t>
      </w:r>
      <w:r>
        <w:rPr>
          <w:rStyle w:val="DataTypeTok"/>
        </w:rPr>
        <w:t>newx =</w:t>
      </w:r>
      <w:r>
        <w:rPr>
          <w:rStyle w:val="NormalTok"/>
        </w:rPr>
        <w:t xml:space="preserve"> x_test)</w:t>
      </w:r>
      <w:r>
        <w:br/>
      </w:r>
      <w:r>
        <w:rPr>
          <w:rStyle w:val="NormalTok"/>
        </w:rPr>
        <w:lastRenderedPageBreak/>
        <w:t>result=</w:t>
      </w:r>
      <w:r>
        <w:rPr>
          <w:rStyle w:val="KeywordTok"/>
        </w:rPr>
        <w:t>data.frame</w:t>
      </w:r>
      <w:r>
        <w:rPr>
          <w:rStyle w:val="NormalTok"/>
        </w:rPr>
        <w:t>(sc_data1_Test</w:t>
      </w:r>
      <w:r>
        <w:rPr>
          <w:rStyle w:val="OperatorTok"/>
        </w:rPr>
        <w:t>$</w:t>
      </w:r>
      <w:r>
        <w:rPr>
          <w:rStyle w:val="NormalTok"/>
        </w:rPr>
        <w:t>critical_temp,pred_lasso)</w:t>
      </w:r>
      <w:r>
        <w:br/>
      </w:r>
      <w:r>
        <w:rPr>
          <w:rStyle w:val="NormalTok"/>
        </w:rPr>
        <w:t>lasso_coef</w:t>
      </w:r>
    </w:p>
    <w:p w14:paraId="31E25492" w14:textId="77777777" w:rsidR="00B65D6F" w:rsidRDefault="00B65D6F" w:rsidP="00B65D6F">
      <w:pPr>
        <w:pStyle w:val="SourceCode"/>
      </w:pPr>
      <w:r>
        <w:rPr>
          <w:rStyle w:val="VerbatimChar"/>
        </w:rPr>
        <w:t>## wtd_gmean_atomic_mass            6.513623e-02</w:t>
      </w:r>
      <w:r>
        <w:br/>
      </w:r>
      <w:r>
        <w:rPr>
          <w:rStyle w:val="VerbatimChar"/>
        </w:rPr>
        <w:t>## wtd_entropy_atomic_mass          2.402785e+01</w:t>
      </w:r>
      <w:r>
        <w:br/>
      </w:r>
      <w:r>
        <w:rPr>
          <w:rStyle w:val="VerbatimChar"/>
        </w:rPr>
        <w:t>## range_atomic_mass                1.239755e-01</w:t>
      </w:r>
      <w:r>
        <w:br/>
      </w:r>
      <w:r>
        <w:rPr>
          <w:rStyle w:val="VerbatimChar"/>
        </w:rPr>
        <w:t>## wtd_range_atomic_mass           -9.305235e-02</w:t>
      </w:r>
      <w:r>
        <w:br/>
      </w:r>
      <w:r>
        <w:rPr>
          <w:rStyle w:val="VerbatimChar"/>
        </w:rPr>
        <w:t>## mean_fie                         4.450569e-02</w:t>
      </w:r>
      <w:r>
        <w:br/>
      </w:r>
      <w:r>
        <w:rPr>
          <w:rStyle w:val="VerbatimChar"/>
        </w:rPr>
        <w:t>## wtd_gmean_fie                   -6.655131e-04</w:t>
      </w:r>
      <w:r>
        <w:br/>
      </w:r>
      <w:r>
        <w:rPr>
          <w:rStyle w:val="VerbatimChar"/>
        </w:rPr>
        <w:t xml:space="preserve">## range_fie                        .           </w:t>
      </w:r>
      <w:r>
        <w:br/>
      </w:r>
      <w:r>
        <w:rPr>
          <w:rStyle w:val="VerbatimChar"/>
        </w:rPr>
        <w:t>## wtd_range_fie                   -6.653570e-03</w:t>
      </w:r>
      <w:r>
        <w:br/>
      </w:r>
      <w:r>
        <w:rPr>
          <w:rStyle w:val="VerbatimChar"/>
        </w:rPr>
        <w:t>## mean_atomic_radius              -2.827440e-02</w:t>
      </w:r>
      <w:r>
        <w:br/>
      </w:r>
      <w:r>
        <w:rPr>
          <w:rStyle w:val="VerbatimChar"/>
        </w:rPr>
        <w:t>## wtd_gmean_atomic_radius          1.335092e-01</w:t>
      </w:r>
      <w:r>
        <w:br/>
      </w:r>
      <w:r>
        <w:rPr>
          <w:rStyle w:val="VerbatimChar"/>
        </w:rPr>
        <w:t xml:space="preserve">## wtd_entropy_atomic_radius        .           </w:t>
      </w:r>
      <w:r>
        <w:br/>
      </w:r>
      <w:r>
        <w:rPr>
          <w:rStyle w:val="VerbatimChar"/>
        </w:rPr>
        <w:t>## range_atomic_radius              1.156585e-01</w:t>
      </w:r>
      <w:r>
        <w:br/>
      </w:r>
      <w:r>
        <w:rPr>
          <w:rStyle w:val="VerbatimChar"/>
        </w:rPr>
        <w:t>## wtd_range_atomic_radius         -1.337774e-02</w:t>
      </w:r>
      <w:r>
        <w:br/>
      </w:r>
      <w:r>
        <w:rPr>
          <w:rStyle w:val="VerbatimChar"/>
        </w:rPr>
        <w:t>## gmean_Density                   -1.246592e-03</w:t>
      </w:r>
      <w:r>
        <w:br/>
      </w:r>
      <w:r>
        <w:rPr>
          <w:rStyle w:val="VerbatimChar"/>
        </w:rPr>
        <w:t>## entropy_Density                 -1.339041e+01</w:t>
      </w:r>
      <w:r>
        <w:br/>
      </w:r>
      <w:r>
        <w:rPr>
          <w:rStyle w:val="VerbatimChar"/>
        </w:rPr>
        <w:t>## range_Density                   -1.051065e-03</w:t>
      </w:r>
      <w:r>
        <w:br/>
      </w:r>
      <w:r>
        <w:rPr>
          <w:rStyle w:val="VerbatimChar"/>
        </w:rPr>
        <w:t>## wtd_range_Density                1.117871e-03</w:t>
      </w:r>
      <w:r>
        <w:br/>
      </w:r>
      <w:r>
        <w:rPr>
          <w:rStyle w:val="VerbatimChar"/>
        </w:rPr>
        <w:t>## wtd_mean_ElectronAffinity       -1.192676e-01</w:t>
      </w:r>
      <w:r>
        <w:br/>
      </w:r>
      <w:r>
        <w:rPr>
          <w:rStyle w:val="VerbatimChar"/>
        </w:rPr>
        <w:t>## gmean_ElectronAffinity           4.064981e-02</w:t>
      </w:r>
      <w:r>
        <w:br/>
      </w:r>
      <w:r>
        <w:rPr>
          <w:rStyle w:val="VerbatimChar"/>
        </w:rPr>
        <w:t>## entropy_ElectronAffinity        -1.313213e+01</w:t>
      </w:r>
      <w:r>
        <w:br/>
      </w:r>
      <w:r>
        <w:rPr>
          <w:rStyle w:val="VerbatimChar"/>
        </w:rPr>
        <w:t>## wtd_entropy_ElectronAffinity    -2.476591e+01</w:t>
      </w:r>
      <w:r>
        <w:br/>
      </w:r>
      <w:r>
        <w:rPr>
          <w:rStyle w:val="VerbatimChar"/>
        </w:rPr>
        <w:t xml:space="preserve">## wtd_std_ElectronAffinity         .           </w:t>
      </w:r>
      <w:r>
        <w:br/>
      </w:r>
      <w:r>
        <w:rPr>
          <w:rStyle w:val="VerbatimChar"/>
        </w:rPr>
        <w:t>## wtd_gmean_FusionHeat             4.994021e-02</w:t>
      </w:r>
      <w:r>
        <w:br/>
      </w:r>
      <w:r>
        <w:rPr>
          <w:rStyle w:val="VerbatimChar"/>
        </w:rPr>
        <w:t>## wtd_entropy_FusionHeat           9.618637e+00</w:t>
      </w:r>
      <w:r>
        <w:br/>
      </w:r>
      <w:r>
        <w:rPr>
          <w:rStyle w:val="VerbatimChar"/>
        </w:rPr>
        <w:t>## std_FusionHeat                  -2.127475e-01</w:t>
      </w:r>
      <w:r>
        <w:br/>
      </w:r>
      <w:r>
        <w:rPr>
          <w:rStyle w:val="VerbatimChar"/>
        </w:rPr>
        <w:t xml:space="preserve">## mean_ThermalConductivity         .           </w:t>
      </w:r>
      <w:r>
        <w:br/>
      </w:r>
      <w:r>
        <w:rPr>
          <w:rStyle w:val="VerbatimChar"/>
        </w:rPr>
        <w:t>## gmean_ThermalConductivity       -5.046068e-02</w:t>
      </w:r>
      <w:r>
        <w:br/>
      </w:r>
      <w:r>
        <w:rPr>
          <w:rStyle w:val="VerbatimChar"/>
        </w:rPr>
        <w:t>## entropy_ThermalConductivity      1.443472e+01</w:t>
      </w:r>
      <w:r>
        <w:br/>
      </w:r>
      <w:r>
        <w:rPr>
          <w:rStyle w:val="VerbatimChar"/>
        </w:rPr>
        <w:t>## wtd_entropy_ThermalConductivity  7.271038e+00</w:t>
      </w:r>
      <w:r>
        <w:br/>
      </w:r>
      <w:r>
        <w:rPr>
          <w:rStyle w:val="VerbatimChar"/>
        </w:rPr>
        <w:t>## wtd_range_ThermalConductivity    1.389179e-02</w:t>
      </w:r>
      <w:r>
        <w:br/>
      </w:r>
      <w:r>
        <w:rPr>
          <w:rStyle w:val="VerbatimChar"/>
        </w:rPr>
        <w:t>## wtd_std_ThermalConductivity      2.648282e-01</w:t>
      </w:r>
      <w:r>
        <w:br/>
      </w:r>
      <w:r>
        <w:rPr>
          <w:rStyle w:val="VerbatimChar"/>
        </w:rPr>
        <w:t>## wtd_mean_Valence                -5.840390e-01</w:t>
      </w:r>
      <w:r>
        <w:br/>
      </w:r>
      <w:r>
        <w:rPr>
          <w:rStyle w:val="VerbatimChar"/>
        </w:rPr>
        <w:t xml:space="preserve">## entropy_Valence                  .           </w:t>
      </w:r>
      <w:r>
        <w:br/>
      </w:r>
      <w:r>
        <w:rPr>
          <w:rStyle w:val="VerbatimChar"/>
        </w:rPr>
        <w:t>## wtd_range_Valence                2.658098e+00</w:t>
      </w:r>
      <w:r>
        <w:br/>
      </w:r>
      <w:r>
        <w:rPr>
          <w:rStyle w:val="VerbatimChar"/>
        </w:rPr>
        <w:t>## wtd_std_Valence                 -1.187172e+01</w:t>
      </w:r>
    </w:p>
    <w:p w14:paraId="08E342D3" w14:textId="77777777" w:rsidR="00B65D6F" w:rsidRDefault="00B65D6F" w:rsidP="00B65D6F">
      <w:pPr>
        <w:autoSpaceDE w:val="0"/>
        <w:autoSpaceDN w:val="0"/>
        <w:adjustRightInd w:val="0"/>
        <w:spacing w:after="0" w:line="240" w:lineRule="auto"/>
      </w:pPr>
    </w:p>
    <w:p w14:paraId="52D341E0" w14:textId="77777777" w:rsidR="00B65D6F" w:rsidRDefault="00B65D6F" w:rsidP="00B65D6F">
      <w:pPr>
        <w:autoSpaceDE w:val="0"/>
        <w:autoSpaceDN w:val="0"/>
        <w:adjustRightInd w:val="0"/>
        <w:spacing w:after="0" w:line="240" w:lineRule="auto"/>
      </w:pPr>
    </w:p>
    <w:p w14:paraId="42270945" w14:textId="3E5032A0" w:rsidR="00B65D6F" w:rsidRDefault="00B65D6F" w:rsidP="00B65D6F">
      <w:pPr>
        <w:autoSpaceDE w:val="0"/>
        <w:autoSpaceDN w:val="0"/>
        <w:adjustRightInd w:val="0"/>
        <w:spacing w:after="0" w:line="240" w:lineRule="auto"/>
      </w:pPr>
      <w:r>
        <w:t xml:space="preserve"> </w:t>
      </w:r>
    </w:p>
    <w:p w14:paraId="6E9B6186" w14:textId="77777777" w:rsidR="00B65D6F" w:rsidRDefault="00B65D6F" w:rsidP="00B65D6F">
      <w:pPr>
        <w:autoSpaceDE w:val="0"/>
        <w:autoSpaceDN w:val="0"/>
        <w:adjustRightInd w:val="0"/>
        <w:spacing w:after="0" w:line="240" w:lineRule="auto"/>
      </w:pPr>
    </w:p>
    <w:p w14:paraId="59F93A21" w14:textId="77777777" w:rsidR="00B65D6F" w:rsidRDefault="00B65D6F" w:rsidP="00B65D6F">
      <w:r w:rsidRPr="00B65D6F">
        <w:rPr>
          <w:rStyle w:val="Heading2Char"/>
          <w:u w:val="single"/>
        </w:rPr>
        <w:t>Results</w:t>
      </w:r>
      <w:r>
        <w:t xml:space="preserve"> </w:t>
      </w:r>
    </w:p>
    <w:p w14:paraId="1C5C938F" w14:textId="476901FF" w:rsidR="00B65D6F" w:rsidRPr="00E06AB8" w:rsidRDefault="00B65D6F">
      <w:pPr>
        <w:pStyle w:val="ListParagraph"/>
        <w:numPr>
          <w:ilvl w:val="0"/>
          <w:numId w:val="8"/>
        </w:numPr>
        <w:jc w:val="both"/>
        <w:rPr>
          <w:rFonts w:ascii="Times New Roman" w:hAnsi="Times New Roman" w:cs="Times New Roman"/>
          <w:sz w:val="24"/>
          <w:rPrChange w:id="573" w:author="Dennis Choksi" w:date="2019-04-30T01:30:00Z">
            <w:rPr/>
          </w:rPrChange>
        </w:rPr>
        <w:pPrChange w:id="574" w:author="Dennis Choksi" w:date="2019-04-30T01:30:00Z">
          <w:pPr>
            <w:pStyle w:val="ListParagraph"/>
            <w:numPr>
              <w:numId w:val="8"/>
            </w:numPr>
            <w:ind w:hanging="360"/>
          </w:pPr>
        </w:pPrChange>
      </w:pPr>
      <w:r w:rsidRPr="00E06AB8">
        <w:rPr>
          <w:rFonts w:ascii="Times New Roman" w:hAnsi="Times New Roman" w:cs="Times New Roman"/>
          <w:sz w:val="24"/>
          <w:rPrChange w:id="575" w:author="Dennis Choksi" w:date="2019-04-30T01:30:00Z">
            <w:rPr/>
          </w:rPrChange>
        </w:rPr>
        <w:t>Lasso helps reduce features and does not reduce the R_Square value with a significant amount</w:t>
      </w:r>
    </w:p>
    <w:p w14:paraId="227E7B44" w14:textId="77777777" w:rsidR="00B65D6F" w:rsidRPr="00E06AB8" w:rsidRDefault="00B65D6F">
      <w:pPr>
        <w:pStyle w:val="ListParagraph"/>
        <w:numPr>
          <w:ilvl w:val="0"/>
          <w:numId w:val="8"/>
        </w:numPr>
        <w:jc w:val="both"/>
        <w:rPr>
          <w:rFonts w:ascii="Times New Roman" w:hAnsi="Times New Roman" w:cs="Times New Roman"/>
          <w:sz w:val="24"/>
          <w:rPrChange w:id="576" w:author="Dennis Choksi" w:date="2019-04-30T01:30:00Z">
            <w:rPr/>
          </w:rPrChange>
        </w:rPr>
        <w:pPrChange w:id="577" w:author="Dennis Choksi" w:date="2019-04-30T01:30:00Z">
          <w:pPr>
            <w:pStyle w:val="ListParagraph"/>
            <w:numPr>
              <w:numId w:val="8"/>
            </w:numPr>
            <w:ind w:hanging="360"/>
          </w:pPr>
        </w:pPrChange>
      </w:pPr>
      <w:r w:rsidRPr="00E06AB8">
        <w:rPr>
          <w:rFonts w:ascii="Times New Roman" w:hAnsi="Times New Roman" w:cs="Times New Roman"/>
          <w:sz w:val="24"/>
          <w:rPrChange w:id="578" w:author="Dennis Choksi" w:date="2019-04-30T01:30:00Z">
            <w:rPr/>
          </w:rPrChange>
        </w:rPr>
        <w:t>Lasso helps achieve better interpretability even though its R^2 value is similar to Linear Regression model</w:t>
      </w:r>
    </w:p>
    <w:p w14:paraId="1A94544B" w14:textId="241BB8F4" w:rsidR="00B65D6F" w:rsidRDefault="00B65D6F">
      <w:pPr>
        <w:pStyle w:val="ListParagraph"/>
        <w:numPr>
          <w:ilvl w:val="0"/>
          <w:numId w:val="8"/>
        </w:numPr>
        <w:jc w:val="both"/>
        <w:pPrChange w:id="579" w:author="Dennis Choksi" w:date="2019-04-30T01:30:00Z">
          <w:pPr>
            <w:pStyle w:val="ListParagraph"/>
            <w:numPr>
              <w:numId w:val="8"/>
            </w:numPr>
            <w:ind w:hanging="360"/>
          </w:pPr>
        </w:pPrChange>
      </w:pPr>
      <w:r w:rsidRPr="00E06AB8">
        <w:rPr>
          <w:rFonts w:ascii="Times New Roman" w:hAnsi="Times New Roman" w:cs="Times New Roman"/>
          <w:sz w:val="24"/>
          <w:rPrChange w:id="580" w:author="Dennis Choksi" w:date="2019-04-30T01:30:00Z">
            <w:rPr/>
          </w:rPrChange>
        </w:rPr>
        <w:lastRenderedPageBreak/>
        <w:t>We can achieve better interpretability by increasing the value of Lambda</w:t>
      </w:r>
    </w:p>
    <w:p w14:paraId="5CFE51CE" w14:textId="77777777" w:rsidR="000406E6" w:rsidRDefault="000406E6" w:rsidP="000406E6"/>
    <w:p w14:paraId="2BDA1056" w14:textId="77777777" w:rsidR="000406E6" w:rsidRPr="00E06AB8" w:rsidDel="00E06AB8" w:rsidRDefault="000406E6">
      <w:pPr>
        <w:pStyle w:val="Heading2"/>
        <w:rPr>
          <w:del w:id="581" w:author="Dennis Choksi" w:date="2019-04-30T01:30:00Z"/>
          <w:u w:val="single"/>
          <w:rPrChange w:id="582" w:author="Dennis Choksi" w:date="2019-04-30T01:30:00Z">
            <w:rPr>
              <w:del w:id="583" w:author="Dennis Choksi" w:date="2019-04-30T01:30:00Z"/>
            </w:rPr>
          </w:rPrChange>
        </w:rPr>
        <w:pPrChange w:id="584" w:author="Dennis Choksi" w:date="2019-04-30T01:30:00Z">
          <w:pPr/>
        </w:pPrChange>
      </w:pPr>
    </w:p>
    <w:p w14:paraId="0B51C3CA" w14:textId="77777777" w:rsidR="000406E6" w:rsidRPr="00E06AB8" w:rsidDel="00E06AB8" w:rsidRDefault="000406E6">
      <w:pPr>
        <w:pStyle w:val="Heading2"/>
        <w:rPr>
          <w:del w:id="585" w:author="Dennis Choksi" w:date="2019-04-30T01:30:00Z"/>
          <w:u w:val="single"/>
          <w:rPrChange w:id="586" w:author="Dennis Choksi" w:date="2019-04-30T01:30:00Z">
            <w:rPr>
              <w:del w:id="587" w:author="Dennis Choksi" w:date="2019-04-30T01:30:00Z"/>
            </w:rPr>
          </w:rPrChange>
        </w:rPr>
        <w:pPrChange w:id="588" w:author="Dennis Choksi" w:date="2019-04-30T01:30:00Z">
          <w:pPr/>
        </w:pPrChange>
      </w:pPr>
    </w:p>
    <w:p w14:paraId="5AD0C105" w14:textId="77777777" w:rsidR="000406E6" w:rsidRPr="00E06AB8" w:rsidDel="00E06AB8" w:rsidRDefault="000406E6">
      <w:pPr>
        <w:pStyle w:val="Heading2"/>
        <w:rPr>
          <w:del w:id="589" w:author="Dennis Choksi" w:date="2019-04-30T01:30:00Z"/>
          <w:u w:val="single"/>
          <w:rPrChange w:id="590" w:author="Dennis Choksi" w:date="2019-04-30T01:30:00Z">
            <w:rPr>
              <w:del w:id="591" w:author="Dennis Choksi" w:date="2019-04-30T01:30:00Z"/>
            </w:rPr>
          </w:rPrChange>
        </w:rPr>
        <w:pPrChange w:id="592" w:author="Dennis Choksi" w:date="2019-04-30T01:30:00Z">
          <w:pPr/>
        </w:pPrChange>
      </w:pPr>
    </w:p>
    <w:p w14:paraId="1589D634" w14:textId="77777777" w:rsidR="000406E6" w:rsidRPr="00E06AB8" w:rsidDel="00E06AB8" w:rsidRDefault="000406E6">
      <w:pPr>
        <w:pStyle w:val="Heading2"/>
        <w:rPr>
          <w:del w:id="593" w:author="Dennis Choksi" w:date="2019-04-30T01:30:00Z"/>
          <w:u w:val="single"/>
          <w:rPrChange w:id="594" w:author="Dennis Choksi" w:date="2019-04-30T01:30:00Z">
            <w:rPr>
              <w:del w:id="595" w:author="Dennis Choksi" w:date="2019-04-30T01:30:00Z"/>
            </w:rPr>
          </w:rPrChange>
        </w:rPr>
        <w:pPrChange w:id="596" w:author="Dennis Choksi" w:date="2019-04-30T01:30:00Z">
          <w:pPr/>
        </w:pPrChange>
      </w:pPr>
    </w:p>
    <w:p w14:paraId="63EB4641" w14:textId="77777777" w:rsidR="000406E6" w:rsidRPr="00E06AB8" w:rsidDel="00E06AB8" w:rsidRDefault="000406E6">
      <w:pPr>
        <w:pStyle w:val="Heading2"/>
        <w:rPr>
          <w:del w:id="597" w:author="Dennis Choksi" w:date="2019-04-30T01:30:00Z"/>
          <w:u w:val="single"/>
          <w:rPrChange w:id="598" w:author="Dennis Choksi" w:date="2019-04-30T01:30:00Z">
            <w:rPr>
              <w:del w:id="599" w:author="Dennis Choksi" w:date="2019-04-30T01:30:00Z"/>
            </w:rPr>
          </w:rPrChange>
        </w:rPr>
        <w:pPrChange w:id="600" w:author="Dennis Choksi" w:date="2019-04-30T01:30:00Z">
          <w:pPr/>
        </w:pPrChange>
      </w:pPr>
    </w:p>
    <w:p w14:paraId="53F322C0" w14:textId="77777777" w:rsidR="000406E6" w:rsidRPr="00E06AB8" w:rsidDel="00E06AB8" w:rsidRDefault="000406E6">
      <w:pPr>
        <w:pStyle w:val="Heading2"/>
        <w:rPr>
          <w:del w:id="601" w:author="Dennis Choksi" w:date="2019-04-30T01:30:00Z"/>
          <w:u w:val="single"/>
          <w:rPrChange w:id="602" w:author="Dennis Choksi" w:date="2019-04-30T01:30:00Z">
            <w:rPr>
              <w:del w:id="603" w:author="Dennis Choksi" w:date="2019-04-30T01:30:00Z"/>
            </w:rPr>
          </w:rPrChange>
        </w:rPr>
        <w:pPrChange w:id="604" w:author="Dennis Choksi" w:date="2019-04-30T01:30:00Z">
          <w:pPr/>
        </w:pPrChange>
      </w:pPr>
    </w:p>
    <w:p w14:paraId="3188F23F" w14:textId="77777777" w:rsidR="000406E6" w:rsidRPr="00E06AB8" w:rsidDel="00E06AB8" w:rsidRDefault="000406E6">
      <w:pPr>
        <w:pStyle w:val="Heading2"/>
        <w:rPr>
          <w:del w:id="605" w:author="Dennis Choksi" w:date="2019-04-30T01:30:00Z"/>
          <w:u w:val="single"/>
          <w:rPrChange w:id="606" w:author="Dennis Choksi" w:date="2019-04-30T01:30:00Z">
            <w:rPr>
              <w:del w:id="607" w:author="Dennis Choksi" w:date="2019-04-30T01:30:00Z"/>
            </w:rPr>
          </w:rPrChange>
        </w:rPr>
        <w:pPrChange w:id="608" w:author="Dennis Choksi" w:date="2019-04-30T01:30:00Z">
          <w:pPr/>
        </w:pPrChange>
      </w:pPr>
    </w:p>
    <w:p w14:paraId="6DC23433" w14:textId="77777777" w:rsidR="000406E6" w:rsidRPr="00E06AB8" w:rsidDel="00E06AB8" w:rsidRDefault="000406E6">
      <w:pPr>
        <w:pStyle w:val="Heading2"/>
        <w:rPr>
          <w:del w:id="609" w:author="Dennis Choksi" w:date="2019-04-30T01:30:00Z"/>
          <w:u w:val="single"/>
          <w:rPrChange w:id="610" w:author="Dennis Choksi" w:date="2019-04-30T01:30:00Z">
            <w:rPr>
              <w:del w:id="611" w:author="Dennis Choksi" w:date="2019-04-30T01:30:00Z"/>
            </w:rPr>
          </w:rPrChange>
        </w:rPr>
        <w:pPrChange w:id="612" w:author="Dennis Choksi" w:date="2019-04-30T01:30:00Z">
          <w:pPr/>
        </w:pPrChange>
      </w:pPr>
    </w:p>
    <w:p w14:paraId="4E597626" w14:textId="77777777" w:rsidR="000406E6" w:rsidRPr="00E06AB8" w:rsidDel="00E06AB8" w:rsidRDefault="000406E6">
      <w:pPr>
        <w:pStyle w:val="Heading2"/>
        <w:rPr>
          <w:del w:id="613" w:author="Dennis Choksi" w:date="2019-04-30T01:30:00Z"/>
          <w:u w:val="single"/>
          <w:rPrChange w:id="614" w:author="Dennis Choksi" w:date="2019-04-30T01:30:00Z">
            <w:rPr>
              <w:del w:id="615" w:author="Dennis Choksi" w:date="2019-04-30T01:30:00Z"/>
            </w:rPr>
          </w:rPrChange>
        </w:rPr>
        <w:pPrChange w:id="616" w:author="Dennis Choksi" w:date="2019-04-30T01:30:00Z">
          <w:pPr/>
        </w:pPrChange>
      </w:pPr>
    </w:p>
    <w:p w14:paraId="59165FC1" w14:textId="77777777" w:rsidR="000406E6" w:rsidRPr="00E06AB8" w:rsidDel="00E06AB8" w:rsidRDefault="000406E6">
      <w:pPr>
        <w:pStyle w:val="Heading2"/>
        <w:rPr>
          <w:del w:id="617" w:author="Dennis Choksi" w:date="2019-04-30T01:30:00Z"/>
          <w:u w:val="single"/>
          <w:rPrChange w:id="618" w:author="Dennis Choksi" w:date="2019-04-30T01:30:00Z">
            <w:rPr>
              <w:del w:id="619" w:author="Dennis Choksi" w:date="2019-04-30T01:30:00Z"/>
            </w:rPr>
          </w:rPrChange>
        </w:rPr>
        <w:pPrChange w:id="620" w:author="Dennis Choksi" w:date="2019-04-30T01:30:00Z">
          <w:pPr/>
        </w:pPrChange>
      </w:pPr>
    </w:p>
    <w:p w14:paraId="4A6441AF" w14:textId="77777777" w:rsidR="000406E6" w:rsidRPr="00E06AB8" w:rsidDel="00E06AB8" w:rsidRDefault="000406E6">
      <w:pPr>
        <w:pStyle w:val="Heading2"/>
        <w:rPr>
          <w:del w:id="621" w:author="Dennis Choksi" w:date="2019-04-30T01:30:00Z"/>
          <w:u w:val="single"/>
          <w:rPrChange w:id="622" w:author="Dennis Choksi" w:date="2019-04-30T01:30:00Z">
            <w:rPr>
              <w:del w:id="623" w:author="Dennis Choksi" w:date="2019-04-30T01:30:00Z"/>
            </w:rPr>
          </w:rPrChange>
        </w:rPr>
        <w:pPrChange w:id="624" w:author="Dennis Choksi" w:date="2019-04-30T01:30:00Z">
          <w:pPr/>
        </w:pPrChange>
      </w:pPr>
    </w:p>
    <w:p w14:paraId="0338B6DC" w14:textId="77777777" w:rsidR="000406E6" w:rsidRPr="00E06AB8" w:rsidDel="00E06AB8" w:rsidRDefault="000406E6">
      <w:pPr>
        <w:pStyle w:val="Heading2"/>
        <w:rPr>
          <w:del w:id="625" w:author="Dennis Choksi" w:date="2019-04-30T01:30:00Z"/>
          <w:u w:val="single"/>
          <w:rPrChange w:id="626" w:author="Dennis Choksi" w:date="2019-04-30T01:30:00Z">
            <w:rPr>
              <w:del w:id="627" w:author="Dennis Choksi" w:date="2019-04-30T01:30:00Z"/>
            </w:rPr>
          </w:rPrChange>
        </w:rPr>
        <w:pPrChange w:id="628" w:author="Dennis Choksi" w:date="2019-04-30T01:30:00Z">
          <w:pPr/>
        </w:pPrChange>
      </w:pPr>
    </w:p>
    <w:p w14:paraId="1F4AC9A7" w14:textId="4A070B85" w:rsidR="000406E6" w:rsidRDefault="000406E6" w:rsidP="00E06AB8">
      <w:pPr>
        <w:pStyle w:val="Heading2"/>
        <w:rPr>
          <w:ins w:id="629" w:author="Dennis Choksi" w:date="2019-04-30T01:31:00Z"/>
          <w:rStyle w:val="Heading1Char"/>
          <w:sz w:val="26"/>
          <w:szCs w:val="26"/>
          <w:u w:val="single"/>
        </w:rPr>
      </w:pPr>
      <w:r w:rsidRPr="003D4845">
        <w:rPr>
          <w:rStyle w:val="Heading1Char"/>
          <w:sz w:val="26"/>
          <w:szCs w:val="26"/>
          <w:u w:val="single"/>
        </w:rPr>
        <w:t>Complex Methods:</w:t>
      </w:r>
    </w:p>
    <w:p w14:paraId="00EF25A6" w14:textId="77777777" w:rsidR="00E06AB8" w:rsidRPr="00E06AB8" w:rsidRDefault="00E06AB8">
      <w:pPr>
        <w:rPr>
          <w:rPrChange w:id="630" w:author="Dennis Choksi" w:date="2019-04-30T01:31:00Z">
            <w:rPr>
              <w:rStyle w:val="Heading1Char"/>
              <w:u w:val="single"/>
            </w:rPr>
          </w:rPrChange>
        </w:rPr>
        <w:pPrChange w:id="631" w:author="Dennis Choksi" w:date="2019-04-30T01:31:00Z">
          <w:pPr>
            <w:jc w:val="both"/>
          </w:pPr>
        </w:pPrChange>
      </w:pPr>
    </w:p>
    <w:p w14:paraId="096F44B7" w14:textId="1E5608A7" w:rsidR="00EE1D3F" w:rsidRPr="00E06AB8" w:rsidRDefault="000406E6">
      <w:pPr>
        <w:jc w:val="both"/>
        <w:rPr>
          <w:rFonts w:ascii="Times New Roman" w:hAnsi="Times New Roman" w:cs="Times New Roman"/>
          <w:sz w:val="24"/>
          <w:rPrChange w:id="632" w:author="Dennis Choksi" w:date="2019-04-30T01:31:00Z">
            <w:rPr/>
          </w:rPrChange>
        </w:rPr>
      </w:pPr>
      <w:r w:rsidRPr="000406E6">
        <w:rPr>
          <w:rStyle w:val="Heading2Char"/>
          <w:u w:val="single"/>
        </w:rPr>
        <w:t>Process Flow</w:t>
      </w:r>
      <w:r>
        <w:rPr>
          <w:rStyle w:val="Heading2Char"/>
          <w:u w:val="single"/>
        </w:rPr>
        <w:t>:</w:t>
      </w:r>
      <w:r w:rsidRPr="00E06AB8">
        <w:rPr>
          <w:rStyle w:val="Heading2Char"/>
          <w:rPrChange w:id="633" w:author="Dennis Choksi" w:date="2019-04-30T01:31:00Z">
            <w:rPr>
              <w:rStyle w:val="Heading2Char"/>
              <w:u w:val="single"/>
            </w:rPr>
          </w:rPrChange>
        </w:rPr>
        <w:t xml:space="preserve"> </w:t>
      </w:r>
      <w:ins w:id="634" w:author="Dennis Choksi" w:date="2019-04-30T01:31:00Z">
        <w:r w:rsidR="00E06AB8" w:rsidRPr="00E06AB8">
          <w:rPr>
            <w:rFonts w:ascii="Times New Roman" w:hAnsi="Times New Roman" w:cs="Times New Roman"/>
            <w:sz w:val="24"/>
            <w:rPrChange w:id="635" w:author="Dennis Choksi" w:date="2019-04-30T01:31:00Z">
              <w:rPr/>
            </w:rPrChange>
          </w:rPr>
          <w:t>C</w:t>
        </w:r>
      </w:ins>
      <w:del w:id="636" w:author="Dennis Choksi" w:date="2019-04-30T01:31:00Z">
        <w:r w:rsidRPr="00E06AB8" w:rsidDel="00E06AB8">
          <w:rPr>
            <w:rFonts w:ascii="Times New Roman" w:hAnsi="Times New Roman" w:cs="Times New Roman"/>
            <w:sz w:val="24"/>
            <w:rPrChange w:id="637" w:author="Dennis Choksi" w:date="2019-04-30T01:31:00Z">
              <w:rPr/>
            </w:rPrChange>
          </w:rPr>
          <w:delText>c</w:delText>
        </w:r>
      </w:del>
      <w:r w:rsidRPr="00E06AB8">
        <w:rPr>
          <w:rFonts w:ascii="Times New Roman" w:hAnsi="Times New Roman" w:cs="Times New Roman"/>
          <w:sz w:val="24"/>
          <w:rPrChange w:id="638" w:author="Dennis Choksi" w:date="2019-04-30T01:31:00Z">
            <w:rPr/>
          </w:rPrChange>
        </w:rPr>
        <w:t>omplex methods have a crucial advantage over linear methods</w:t>
      </w:r>
      <w:ins w:id="639" w:author="Dennis Choksi" w:date="2019-04-30T01:31:00Z">
        <w:r w:rsidR="00364C08">
          <w:rPr>
            <w:rFonts w:ascii="Times New Roman" w:hAnsi="Times New Roman" w:cs="Times New Roman"/>
            <w:sz w:val="24"/>
          </w:rPr>
          <w:t>,</w:t>
        </w:r>
      </w:ins>
      <w:r w:rsidRPr="00E06AB8">
        <w:rPr>
          <w:rFonts w:ascii="Times New Roman" w:hAnsi="Times New Roman" w:cs="Times New Roman"/>
          <w:sz w:val="24"/>
          <w:rPrChange w:id="640" w:author="Dennis Choksi" w:date="2019-04-30T01:31:00Z">
            <w:rPr/>
          </w:rPrChange>
        </w:rPr>
        <w:t xml:space="preserve"> which is automated feature selection</w:t>
      </w:r>
      <w:ins w:id="641" w:author="Dennis Choksi" w:date="2019-04-30T01:31:00Z">
        <w:r w:rsidR="00364C08">
          <w:rPr>
            <w:rFonts w:ascii="Times New Roman" w:hAnsi="Times New Roman" w:cs="Times New Roman"/>
            <w:sz w:val="24"/>
          </w:rPr>
          <w:t xml:space="preserve">. </w:t>
        </w:r>
      </w:ins>
      <w:del w:id="642" w:author="Dennis Choksi" w:date="2019-04-30T01:31:00Z">
        <w:r w:rsidRPr="00E06AB8" w:rsidDel="00364C08">
          <w:rPr>
            <w:rFonts w:ascii="Times New Roman" w:hAnsi="Times New Roman" w:cs="Times New Roman"/>
            <w:sz w:val="24"/>
            <w:rPrChange w:id="643" w:author="Dennis Choksi" w:date="2019-04-30T01:31:00Z">
              <w:rPr/>
            </w:rPrChange>
          </w:rPr>
          <w:delText xml:space="preserve"> , </w:delText>
        </w:r>
      </w:del>
      <w:ins w:id="644" w:author="Dennis Choksi" w:date="2019-04-30T01:31:00Z">
        <w:r w:rsidR="00364C08">
          <w:rPr>
            <w:rFonts w:ascii="Times New Roman" w:hAnsi="Times New Roman" w:cs="Times New Roman"/>
            <w:sz w:val="24"/>
          </w:rPr>
          <w:t>T</w:t>
        </w:r>
      </w:ins>
      <w:del w:id="645" w:author="Dennis Choksi" w:date="2019-04-30T01:31:00Z">
        <w:r w:rsidRPr="00E06AB8" w:rsidDel="00364C08">
          <w:rPr>
            <w:rFonts w:ascii="Times New Roman" w:hAnsi="Times New Roman" w:cs="Times New Roman"/>
            <w:sz w:val="24"/>
            <w:rPrChange w:id="646" w:author="Dennis Choksi" w:date="2019-04-30T01:31:00Z">
              <w:rPr/>
            </w:rPrChange>
          </w:rPr>
          <w:delText>t</w:delText>
        </w:r>
      </w:del>
      <w:r w:rsidRPr="00E06AB8">
        <w:rPr>
          <w:rFonts w:ascii="Times New Roman" w:hAnsi="Times New Roman" w:cs="Times New Roman"/>
          <w:sz w:val="24"/>
          <w:rPrChange w:id="647" w:author="Dennis Choksi" w:date="2019-04-30T01:31:00Z">
            <w:rPr/>
          </w:rPrChange>
        </w:rPr>
        <w:t>he methods are designed to determine the best features and predict the data based on it</w:t>
      </w:r>
      <w:ins w:id="648" w:author="Dennis Choksi" w:date="2019-04-30T01:31:00Z">
        <w:r w:rsidR="00364C08">
          <w:rPr>
            <w:rFonts w:ascii="Times New Roman" w:hAnsi="Times New Roman" w:cs="Times New Roman"/>
            <w:sz w:val="24"/>
          </w:rPr>
          <w:t>.</w:t>
        </w:r>
      </w:ins>
      <w:del w:id="649" w:author="Dennis Choksi" w:date="2019-04-30T01:31:00Z">
        <w:r w:rsidRPr="00E06AB8" w:rsidDel="00364C08">
          <w:rPr>
            <w:rFonts w:ascii="Times New Roman" w:hAnsi="Times New Roman" w:cs="Times New Roman"/>
            <w:sz w:val="24"/>
            <w:rPrChange w:id="650" w:author="Dennis Choksi" w:date="2019-04-30T01:31:00Z">
              <w:rPr/>
            </w:rPrChange>
          </w:rPr>
          <w:delText>,</w:delText>
        </w:r>
      </w:del>
      <w:r w:rsidRPr="00E06AB8">
        <w:rPr>
          <w:rFonts w:ascii="Times New Roman" w:hAnsi="Times New Roman" w:cs="Times New Roman"/>
          <w:sz w:val="24"/>
          <w:rPrChange w:id="651" w:author="Dennis Choksi" w:date="2019-04-30T01:31:00Z">
            <w:rPr/>
          </w:rPrChange>
        </w:rPr>
        <w:t xml:space="preserve"> </w:t>
      </w:r>
      <w:ins w:id="652" w:author="Dennis Choksi" w:date="2019-04-30T01:31:00Z">
        <w:r w:rsidR="00364C08">
          <w:rPr>
            <w:rFonts w:ascii="Times New Roman" w:hAnsi="Times New Roman" w:cs="Times New Roman"/>
            <w:sz w:val="24"/>
          </w:rPr>
          <w:t>W</w:t>
        </w:r>
      </w:ins>
      <w:del w:id="653" w:author="Dennis Choksi" w:date="2019-04-30T01:31:00Z">
        <w:r w:rsidRPr="00E06AB8" w:rsidDel="00364C08">
          <w:rPr>
            <w:rFonts w:ascii="Times New Roman" w:hAnsi="Times New Roman" w:cs="Times New Roman"/>
            <w:sz w:val="24"/>
            <w:rPrChange w:id="654" w:author="Dennis Choksi" w:date="2019-04-30T01:31:00Z">
              <w:rPr/>
            </w:rPrChange>
          </w:rPr>
          <w:delText>w</w:delText>
        </w:r>
      </w:del>
      <w:r w:rsidRPr="00E06AB8">
        <w:rPr>
          <w:rFonts w:ascii="Times New Roman" w:hAnsi="Times New Roman" w:cs="Times New Roman"/>
          <w:sz w:val="24"/>
          <w:rPrChange w:id="655" w:author="Dennis Choksi" w:date="2019-04-30T01:31:00Z">
            <w:rPr/>
          </w:rPrChange>
        </w:rPr>
        <w:t>hile this may appear a better bet but in case of linear decision boundaries</w:t>
      </w:r>
      <w:ins w:id="656" w:author="Dennis Choksi" w:date="2019-04-30T01:31:00Z">
        <w:r w:rsidR="00C7549F">
          <w:rPr>
            <w:rFonts w:ascii="Times New Roman" w:hAnsi="Times New Roman" w:cs="Times New Roman"/>
            <w:sz w:val="24"/>
          </w:rPr>
          <w:t xml:space="preserve">, </w:t>
        </w:r>
      </w:ins>
      <w:del w:id="657" w:author="Dennis Choksi" w:date="2019-04-30T01:31:00Z">
        <w:r w:rsidRPr="00E06AB8" w:rsidDel="00364C08">
          <w:rPr>
            <w:rFonts w:ascii="Times New Roman" w:hAnsi="Times New Roman" w:cs="Times New Roman"/>
            <w:sz w:val="24"/>
            <w:rPrChange w:id="658" w:author="Dennis Choksi" w:date="2019-04-30T01:31:00Z">
              <w:rPr/>
            </w:rPrChange>
          </w:rPr>
          <w:delText xml:space="preserve"> ,</w:delText>
        </w:r>
      </w:del>
      <w:r w:rsidRPr="00E06AB8">
        <w:rPr>
          <w:rFonts w:ascii="Times New Roman" w:hAnsi="Times New Roman" w:cs="Times New Roman"/>
          <w:sz w:val="24"/>
          <w:rPrChange w:id="659" w:author="Dennis Choksi" w:date="2019-04-30T01:31:00Z">
            <w:rPr/>
          </w:rPrChange>
        </w:rPr>
        <w:t>these complex methods under-fit and perform worse than Linear regression methods. While using these methods</w:t>
      </w:r>
      <w:ins w:id="660" w:author="Dennis Choksi" w:date="2019-04-30T01:32:00Z">
        <w:r w:rsidR="00C7549F">
          <w:rPr>
            <w:rFonts w:ascii="Times New Roman" w:hAnsi="Times New Roman" w:cs="Times New Roman"/>
            <w:sz w:val="24"/>
          </w:rPr>
          <w:t>,</w:t>
        </w:r>
      </w:ins>
      <w:r w:rsidRPr="00E06AB8">
        <w:rPr>
          <w:rFonts w:ascii="Times New Roman" w:hAnsi="Times New Roman" w:cs="Times New Roman"/>
          <w:sz w:val="24"/>
          <w:rPrChange w:id="661" w:author="Dennis Choksi" w:date="2019-04-30T01:31:00Z">
            <w:rPr/>
          </w:rPrChange>
        </w:rPr>
        <w:t xml:space="preserve"> </w:t>
      </w:r>
      <w:del w:id="662" w:author="Dennis Choksi" w:date="2019-04-30T01:32:00Z">
        <w:r w:rsidRPr="00E06AB8" w:rsidDel="00C7549F">
          <w:rPr>
            <w:rFonts w:ascii="Times New Roman" w:hAnsi="Times New Roman" w:cs="Times New Roman"/>
            <w:sz w:val="24"/>
            <w:rPrChange w:id="663" w:author="Dennis Choksi" w:date="2019-04-30T01:31:00Z">
              <w:rPr/>
            </w:rPrChange>
          </w:rPr>
          <w:delText xml:space="preserve">with we try to use </w:delText>
        </w:r>
      </w:del>
      <w:r w:rsidRPr="00E06AB8">
        <w:rPr>
          <w:rFonts w:ascii="Times New Roman" w:hAnsi="Times New Roman" w:cs="Times New Roman"/>
          <w:sz w:val="24"/>
          <w:rPrChange w:id="664" w:author="Dennis Choksi" w:date="2019-04-30T01:31:00Z">
            <w:rPr/>
          </w:rPrChange>
        </w:rPr>
        <w:t>both dataset for predictions</w:t>
      </w:r>
      <w:ins w:id="665" w:author="Dennis Choksi" w:date="2019-04-30T01:32:00Z">
        <w:r w:rsidR="00C7549F">
          <w:rPr>
            <w:rFonts w:ascii="Times New Roman" w:hAnsi="Times New Roman" w:cs="Times New Roman"/>
            <w:sz w:val="24"/>
          </w:rPr>
          <w:t xml:space="preserve"> are used</w:t>
        </w:r>
      </w:ins>
      <w:r w:rsidRPr="00E06AB8">
        <w:rPr>
          <w:rFonts w:ascii="Times New Roman" w:hAnsi="Times New Roman" w:cs="Times New Roman"/>
          <w:sz w:val="24"/>
          <w:rPrChange w:id="666" w:author="Dennis Choksi" w:date="2019-04-30T01:31:00Z">
            <w:rPr/>
          </w:rPrChange>
        </w:rPr>
        <w:t xml:space="preserve"> (</w:t>
      </w:r>
      <w:r w:rsidR="00EE1D3F" w:rsidRPr="00E06AB8">
        <w:rPr>
          <w:rFonts w:ascii="Times New Roman" w:hAnsi="Times New Roman" w:cs="Times New Roman"/>
          <w:sz w:val="24"/>
          <w:rPrChange w:id="667" w:author="Dennis Choksi" w:date="2019-04-30T01:31:00Z">
            <w:rPr/>
          </w:rPrChange>
        </w:rPr>
        <w:t xml:space="preserve">one is the reduced dataset with </w:t>
      </w:r>
      <w:del w:id="668" w:author="Dennis Choksi" w:date="2019-04-30T01:32:00Z">
        <w:r w:rsidR="00EE1D3F" w:rsidRPr="00E06AB8" w:rsidDel="00C7549F">
          <w:rPr>
            <w:rFonts w:ascii="Times New Roman" w:hAnsi="Times New Roman" w:cs="Times New Roman"/>
            <w:sz w:val="24"/>
            <w:rPrChange w:id="669" w:author="Dennis Choksi" w:date="2019-04-30T01:31:00Z">
              <w:rPr/>
            </w:rPrChange>
          </w:rPr>
          <w:delText>non correlated</w:delText>
        </w:r>
      </w:del>
      <w:ins w:id="670" w:author="Dennis Choksi" w:date="2019-04-30T01:32:00Z">
        <w:r w:rsidR="00C7549F" w:rsidRPr="00E06AB8">
          <w:rPr>
            <w:rFonts w:ascii="Times New Roman" w:hAnsi="Times New Roman" w:cs="Times New Roman"/>
            <w:sz w:val="24"/>
          </w:rPr>
          <w:t>non-correlated</w:t>
        </w:r>
      </w:ins>
      <w:r w:rsidR="00EE1D3F" w:rsidRPr="00E06AB8">
        <w:rPr>
          <w:rFonts w:ascii="Times New Roman" w:hAnsi="Times New Roman" w:cs="Times New Roman"/>
          <w:sz w:val="24"/>
          <w:rPrChange w:id="671" w:author="Dennis Choksi" w:date="2019-04-30T01:31:00Z">
            <w:rPr/>
          </w:rPrChange>
        </w:rPr>
        <w:t xml:space="preserve"> terms and other is the raw dataset with all the terms</w:t>
      </w:r>
      <w:r w:rsidRPr="00E06AB8">
        <w:rPr>
          <w:rFonts w:ascii="Times New Roman" w:hAnsi="Times New Roman" w:cs="Times New Roman"/>
          <w:sz w:val="24"/>
          <w:rPrChange w:id="672" w:author="Dennis Choksi" w:date="2019-04-30T01:31:00Z">
            <w:rPr/>
          </w:rPrChange>
        </w:rPr>
        <w:t>)</w:t>
      </w:r>
      <w:ins w:id="673" w:author="Dennis Choksi" w:date="2019-04-30T01:32:00Z">
        <w:r w:rsidR="00C7549F">
          <w:rPr>
            <w:rFonts w:ascii="Times New Roman" w:hAnsi="Times New Roman" w:cs="Times New Roman"/>
            <w:sz w:val="24"/>
          </w:rPr>
          <w:t xml:space="preserve">. </w:t>
        </w:r>
      </w:ins>
      <w:del w:id="674" w:author="Dennis Choksi" w:date="2019-04-30T01:32:00Z">
        <w:r w:rsidR="00EE1D3F" w:rsidRPr="00E06AB8" w:rsidDel="00C7549F">
          <w:rPr>
            <w:rFonts w:ascii="Times New Roman" w:hAnsi="Times New Roman" w:cs="Times New Roman"/>
            <w:sz w:val="24"/>
            <w:rPrChange w:id="675" w:author="Dennis Choksi" w:date="2019-04-30T01:31:00Z">
              <w:rPr/>
            </w:rPrChange>
          </w:rPr>
          <w:delText xml:space="preserve"> ,.</w:delText>
        </w:r>
      </w:del>
      <w:r w:rsidR="00EE1D3F" w:rsidRPr="00E06AB8">
        <w:rPr>
          <w:rFonts w:ascii="Times New Roman" w:hAnsi="Times New Roman" w:cs="Times New Roman"/>
          <w:sz w:val="24"/>
          <w:rPrChange w:id="676" w:author="Dennis Choksi" w:date="2019-04-30T01:31:00Z">
            <w:rPr/>
          </w:rPrChange>
        </w:rPr>
        <w:t>By doing this</w:t>
      </w:r>
      <w:ins w:id="677" w:author="Dennis Choksi" w:date="2019-04-30T01:32:00Z">
        <w:r w:rsidR="00C7549F">
          <w:rPr>
            <w:rFonts w:ascii="Times New Roman" w:hAnsi="Times New Roman" w:cs="Times New Roman"/>
            <w:sz w:val="24"/>
          </w:rPr>
          <w:t>, it is aime</w:t>
        </w:r>
      </w:ins>
      <w:ins w:id="678" w:author="Dennis Choksi" w:date="2019-04-30T01:33:00Z">
        <w:r w:rsidR="00C7549F">
          <w:rPr>
            <w:rFonts w:ascii="Times New Roman" w:hAnsi="Times New Roman" w:cs="Times New Roman"/>
            <w:sz w:val="24"/>
          </w:rPr>
          <w:t>d</w:t>
        </w:r>
      </w:ins>
      <w:r w:rsidR="00EE1D3F" w:rsidRPr="00E06AB8">
        <w:rPr>
          <w:rFonts w:ascii="Times New Roman" w:hAnsi="Times New Roman" w:cs="Times New Roman"/>
          <w:sz w:val="24"/>
          <w:rPrChange w:id="679" w:author="Dennis Choksi" w:date="2019-04-30T01:31:00Z">
            <w:rPr/>
          </w:rPrChange>
        </w:rPr>
        <w:t xml:space="preserve"> </w:t>
      </w:r>
      <w:del w:id="680" w:author="Dennis Choksi" w:date="2019-04-30T01:32:00Z">
        <w:r w:rsidR="00EE1D3F" w:rsidRPr="00E06AB8" w:rsidDel="00C7549F">
          <w:rPr>
            <w:rFonts w:ascii="Times New Roman" w:hAnsi="Times New Roman" w:cs="Times New Roman"/>
            <w:sz w:val="24"/>
            <w:rPrChange w:id="681" w:author="Dennis Choksi" w:date="2019-04-30T01:31:00Z">
              <w:rPr/>
            </w:rPrChange>
          </w:rPr>
          <w:delText xml:space="preserve">we aim </w:delText>
        </w:r>
      </w:del>
      <w:r w:rsidR="00EE1D3F" w:rsidRPr="00E06AB8">
        <w:rPr>
          <w:rFonts w:ascii="Times New Roman" w:hAnsi="Times New Roman" w:cs="Times New Roman"/>
          <w:sz w:val="24"/>
          <w:rPrChange w:id="682" w:author="Dennis Choksi" w:date="2019-04-30T01:31:00Z">
            <w:rPr/>
          </w:rPrChange>
        </w:rPr>
        <w:t xml:space="preserve">to achieve similar significant terms which will prove </w:t>
      </w:r>
      <w:ins w:id="683" w:author="Dennis Choksi" w:date="2019-04-30T01:33:00Z">
        <w:r w:rsidR="005B165A">
          <w:rPr>
            <w:rFonts w:ascii="Times New Roman" w:hAnsi="Times New Roman" w:cs="Times New Roman"/>
            <w:sz w:val="24"/>
          </w:rPr>
          <w:t>the</w:t>
        </w:r>
      </w:ins>
      <w:del w:id="684" w:author="Dennis Choksi" w:date="2019-04-30T01:33:00Z">
        <w:r w:rsidR="00EE1D3F" w:rsidRPr="00E06AB8" w:rsidDel="005B165A">
          <w:rPr>
            <w:rFonts w:ascii="Times New Roman" w:hAnsi="Times New Roman" w:cs="Times New Roman"/>
            <w:sz w:val="24"/>
            <w:rPrChange w:id="685" w:author="Dennis Choksi" w:date="2019-04-30T01:31:00Z">
              <w:rPr/>
            </w:rPrChange>
          </w:rPr>
          <w:delText>our</w:delText>
        </w:r>
      </w:del>
      <w:r w:rsidR="00EE1D3F" w:rsidRPr="00E06AB8">
        <w:rPr>
          <w:rFonts w:ascii="Times New Roman" w:hAnsi="Times New Roman" w:cs="Times New Roman"/>
          <w:sz w:val="24"/>
          <w:rPrChange w:id="686" w:author="Dennis Choksi" w:date="2019-04-30T01:31:00Z">
            <w:rPr/>
          </w:rPrChange>
        </w:rPr>
        <w:t xml:space="preserve"> correctness of feature selection.</w:t>
      </w:r>
    </w:p>
    <w:p w14:paraId="36C4119E" w14:textId="77777777" w:rsidR="00EE1D3F" w:rsidRDefault="00EE1D3F" w:rsidP="000406E6">
      <w:pPr>
        <w:jc w:val="both"/>
      </w:pPr>
    </w:p>
    <w:p w14:paraId="1AE4A4E1" w14:textId="77777777" w:rsidR="00EE1D3F" w:rsidRDefault="00EE1D3F" w:rsidP="000406E6">
      <w:pPr>
        <w:jc w:val="both"/>
      </w:pPr>
    </w:p>
    <w:p w14:paraId="50961458" w14:textId="77777777" w:rsidR="00EE1D3F" w:rsidRDefault="00EE1D3F" w:rsidP="000406E6">
      <w:pPr>
        <w:jc w:val="both"/>
      </w:pPr>
    </w:p>
    <w:p w14:paraId="28974E2F" w14:textId="5F43AF78" w:rsidR="00EE1D3F" w:rsidRDefault="00EE1D3F" w:rsidP="000406E6">
      <w:pPr>
        <w:jc w:val="both"/>
      </w:pPr>
      <w:r>
        <w:rPr>
          <w:noProof/>
        </w:rPr>
        <w:lastRenderedPageBreak/>
        <w:drawing>
          <wp:anchor distT="0" distB="0" distL="114300" distR="114300" simplePos="0" relativeHeight="251658264" behindDoc="0" locked="0" layoutInCell="1" allowOverlap="1" wp14:anchorId="0FD7D9E1" wp14:editId="6A1DAA3C">
            <wp:simplePos x="0" y="0"/>
            <wp:positionH relativeFrom="margin">
              <wp:align>center</wp:align>
            </wp:positionH>
            <wp:positionV relativeFrom="paragraph">
              <wp:posOffset>248836</wp:posOffset>
            </wp:positionV>
            <wp:extent cx="6561850" cy="4626770"/>
            <wp:effectExtent l="19050" t="19050" r="10795" b="21590"/>
            <wp:wrapThrough wrapText="bothSides">
              <wp:wrapPolygon edited="0">
                <wp:start x="-63" y="-89"/>
                <wp:lineTo x="-63" y="21612"/>
                <wp:lineTo x="21573" y="21612"/>
                <wp:lineTo x="21573" y="-89"/>
                <wp:lineTo x="-63" y="-89"/>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561850" cy="462677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4F9F2F39" w14:textId="0607408A" w:rsidR="00EE1D3F" w:rsidRDefault="00EE1D3F" w:rsidP="000406E6">
      <w:pPr>
        <w:jc w:val="both"/>
      </w:pPr>
    </w:p>
    <w:p w14:paraId="14F748AF" w14:textId="6DAC1F76" w:rsidR="00EE1D3F" w:rsidRDefault="00EE1D3F" w:rsidP="00EE1D3F">
      <w:pPr>
        <w:jc w:val="both"/>
      </w:pPr>
      <w:r>
        <w:t xml:space="preserve"> </w:t>
      </w:r>
      <w:r w:rsidR="000406E6">
        <w:t xml:space="preserve"> </w:t>
      </w:r>
    </w:p>
    <w:p w14:paraId="5CAE238E" w14:textId="6AB761FE" w:rsidR="00EE1D3F" w:rsidRPr="005B165A" w:rsidRDefault="00EE1D3F">
      <w:pPr>
        <w:jc w:val="both"/>
        <w:rPr>
          <w:rFonts w:ascii="Times New Roman" w:hAnsi="Times New Roman" w:cs="Times New Roman"/>
          <w:color w:val="222222"/>
          <w:sz w:val="24"/>
          <w:szCs w:val="20"/>
          <w:shd w:val="clear" w:color="auto" w:fill="FFFFFF"/>
          <w:rPrChange w:id="687" w:author="Dennis Choksi" w:date="2019-04-30T01:33:00Z">
            <w:rPr>
              <w:rFonts w:ascii="Arial" w:hAnsi="Arial" w:cs="Arial"/>
              <w:color w:val="222222"/>
              <w:sz w:val="20"/>
              <w:szCs w:val="20"/>
              <w:shd w:val="clear" w:color="auto" w:fill="FFFFFF"/>
            </w:rPr>
          </w:rPrChange>
        </w:rPr>
        <w:pPrChange w:id="688" w:author="Dennis Choksi" w:date="2019-04-30T01:33:00Z">
          <w:pPr/>
        </w:pPrChange>
      </w:pPr>
      <w:r w:rsidRPr="00EE1D3F">
        <w:rPr>
          <w:rStyle w:val="Heading2Char"/>
          <w:u w:val="single"/>
        </w:rPr>
        <w:t>Decision Tree</w:t>
      </w:r>
      <w:ins w:id="689" w:author="Eric Czarnecki" w:date="2019-04-29T15:13:00Z">
        <w:r w:rsidR="00A26CF2">
          <w:rPr>
            <w:rStyle w:val="Heading2Char"/>
            <w:u w:val="single"/>
          </w:rPr>
          <w:t>:</w:t>
        </w:r>
        <w:r w:rsidR="00A26CF2">
          <w:rPr>
            <w:rStyle w:val="Heading2Char"/>
          </w:rPr>
          <w:t xml:space="preserve"> </w:t>
        </w:r>
      </w:ins>
      <w:del w:id="690" w:author="Eric Czarnecki" w:date="2019-04-29T15:13:00Z">
        <w:r w:rsidRPr="005B165A">
          <w:rPr>
            <w:rStyle w:val="Heading2Char"/>
            <w:rFonts w:ascii="Times New Roman" w:hAnsi="Times New Roman" w:cs="Times New Roman"/>
            <w:sz w:val="32"/>
            <w:u w:val="single"/>
            <w:rPrChange w:id="691" w:author="Dennis Choksi" w:date="2019-04-30T01:33:00Z">
              <w:rPr>
                <w:rStyle w:val="Heading2Char"/>
                <w:u w:val="single"/>
              </w:rPr>
            </w:rPrChange>
          </w:rPr>
          <w:delText xml:space="preserve"> </w:delText>
        </w:r>
      </w:del>
      <w:r w:rsidRPr="005B165A">
        <w:rPr>
          <w:rFonts w:ascii="Times New Roman" w:hAnsi="Times New Roman" w:cs="Times New Roman"/>
          <w:b/>
          <w:bCs/>
          <w:color w:val="222222"/>
          <w:sz w:val="24"/>
          <w:szCs w:val="20"/>
          <w:shd w:val="clear" w:color="auto" w:fill="FFFFFF"/>
          <w:rPrChange w:id="692" w:author="Dennis Choksi" w:date="2019-04-30T01:33:00Z">
            <w:rPr>
              <w:rFonts w:ascii="Arial" w:hAnsi="Arial" w:cs="Arial"/>
              <w:b/>
              <w:bCs/>
              <w:color w:val="222222"/>
              <w:sz w:val="20"/>
              <w:szCs w:val="20"/>
              <w:shd w:val="clear" w:color="auto" w:fill="FFFFFF"/>
            </w:rPr>
          </w:rPrChange>
        </w:rPr>
        <w:t>Decision Tree</w:t>
      </w:r>
      <w:r w:rsidRPr="005B165A">
        <w:rPr>
          <w:rFonts w:ascii="Times New Roman" w:hAnsi="Times New Roman" w:cs="Times New Roman"/>
          <w:color w:val="222222"/>
          <w:sz w:val="24"/>
          <w:szCs w:val="20"/>
          <w:shd w:val="clear" w:color="auto" w:fill="FFFFFF"/>
          <w:rPrChange w:id="693" w:author="Dennis Choksi" w:date="2019-04-30T01:33:00Z">
            <w:rPr>
              <w:rFonts w:ascii="Arial" w:hAnsi="Arial" w:cs="Arial"/>
              <w:color w:val="222222"/>
              <w:sz w:val="20"/>
              <w:szCs w:val="20"/>
              <w:shd w:val="clear" w:color="auto" w:fill="FFFFFF"/>
            </w:rPr>
          </w:rPrChange>
        </w:rPr>
        <w:t> - </w:t>
      </w:r>
      <w:r w:rsidRPr="005B165A">
        <w:rPr>
          <w:rFonts w:ascii="Times New Roman" w:hAnsi="Times New Roman" w:cs="Times New Roman"/>
          <w:b/>
          <w:bCs/>
          <w:color w:val="222222"/>
          <w:sz w:val="24"/>
          <w:szCs w:val="20"/>
          <w:shd w:val="clear" w:color="auto" w:fill="FFFFFF"/>
          <w:rPrChange w:id="694" w:author="Dennis Choksi" w:date="2019-04-30T01:33:00Z">
            <w:rPr>
              <w:rFonts w:ascii="Arial" w:hAnsi="Arial" w:cs="Arial"/>
              <w:b/>
              <w:bCs/>
              <w:color w:val="222222"/>
              <w:sz w:val="20"/>
              <w:szCs w:val="20"/>
              <w:shd w:val="clear" w:color="auto" w:fill="FFFFFF"/>
            </w:rPr>
          </w:rPrChange>
        </w:rPr>
        <w:t>Regression</w:t>
      </w:r>
      <w:r w:rsidRPr="005B165A">
        <w:rPr>
          <w:rFonts w:ascii="Times New Roman" w:hAnsi="Times New Roman" w:cs="Times New Roman"/>
          <w:color w:val="222222"/>
          <w:sz w:val="24"/>
          <w:szCs w:val="20"/>
          <w:shd w:val="clear" w:color="auto" w:fill="FFFFFF"/>
          <w:rPrChange w:id="695" w:author="Dennis Choksi" w:date="2019-04-30T01:33:00Z">
            <w:rPr>
              <w:rFonts w:ascii="Arial" w:hAnsi="Arial" w:cs="Arial"/>
              <w:color w:val="222222"/>
              <w:sz w:val="20"/>
              <w:szCs w:val="20"/>
              <w:shd w:val="clear" w:color="auto" w:fill="FFFFFF"/>
            </w:rPr>
          </w:rPrChange>
        </w:rPr>
        <w:t>. </w:t>
      </w:r>
      <w:r w:rsidRPr="005B165A">
        <w:rPr>
          <w:rFonts w:ascii="Times New Roman" w:hAnsi="Times New Roman" w:cs="Times New Roman"/>
          <w:b/>
          <w:bCs/>
          <w:color w:val="222222"/>
          <w:sz w:val="24"/>
          <w:szCs w:val="20"/>
          <w:shd w:val="clear" w:color="auto" w:fill="FFFFFF"/>
          <w:rPrChange w:id="696" w:author="Dennis Choksi" w:date="2019-04-30T01:33:00Z">
            <w:rPr>
              <w:rFonts w:ascii="Arial" w:hAnsi="Arial" w:cs="Arial"/>
              <w:b/>
              <w:bCs/>
              <w:color w:val="222222"/>
              <w:sz w:val="20"/>
              <w:szCs w:val="20"/>
              <w:shd w:val="clear" w:color="auto" w:fill="FFFFFF"/>
            </w:rPr>
          </w:rPrChange>
        </w:rPr>
        <w:t>Decision tree</w:t>
      </w:r>
      <w:r w:rsidRPr="005B165A">
        <w:rPr>
          <w:rFonts w:ascii="Times New Roman" w:hAnsi="Times New Roman" w:cs="Times New Roman"/>
          <w:color w:val="222222"/>
          <w:sz w:val="24"/>
          <w:szCs w:val="20"/>
          <w:shd w:val="clear" w:color="auto" w:fill="FFFFFF"/>
          <w:rPrChange w:id="697" w:author="Dennis Choksi" w:date="2019-04-30T01:33:00Z">
            <w:rPr>
              <w:rFonts w:ascii="Arial" w:hAnsi="Arial" w:cs="Arial"/>
              <w:color w:val="222222"/>
              <w:sz w:val="20"/>
              <w:szCs w:val="20"/>
              <w:shd w:val="clear" w:color="auto" w:fill="FFFFFF"/>
            </w:rPr>
          </w:rPrChange>
        </w:rPr>
        <w:t> builds </w:t>
      </w:r>
      <w:r w:rsidRPr="005B165A">
        <w:rPr>
          <w:rFonts w:ascii="Times New Roman" w:hAnsi="Times New Roman" w:cs="Times New Roman"/>
          <w:b/>
          <w:bCs/>
          <w:color w:val="222222"/>
          <w:sz w:val="24"/>
          <w:szCs w:val="20"/>
          <w:shd w:val="clear" w:color="auto" w:fill="FFFFFF"/>
          <w:rPrChange w:id="698" w:author="Dennis Choksi" w:date="2019-04-30T01:33:00Z">
            <w:rPr>
              <w:rFonts w:ascii="Arial" w:hAnsi="Arial" w:cs="Arial"/>
              <w:b/>
              <w:bCs/>
              <w:color w:val="222222"/>
              <w:sz w:val="20"/>
              <w:szCs w:val="20"/>
              <w:shd w:val="clear" w:color="auto" w:fill="FFFFFF"/>
            </w:rPr>
          </w:rPrChange>
        </w:rPr>
        <w:t>regression</w:t>
      </w:r>
      <w:r w:rsidRPr="005B165A">
        <w:rPr>
          <w:rFonts w:ascii="Times New Roman" w:hAnsi="Times New Roman" w:cs="Times New Roman"/>
          <w:color w:val="222222"/>
          <w:sz w:val="24"/>
          <w:szCs w:val="20"/>
          <w:shd w:val="clear" w:color="auto" w:fill="FFFFFF"/>
          <w:rPrChange w:id="699" w:author="Dennis Choksi" w:date="2019-04-30T01:33:00Z">
            <w:rPr>
              <w:rFonts w:ascii="Arial" w:hAnsi="Arial" w:cs="Arial"/>
              <w:color w:val="222222"/>
              <w:sz w:val="20"/>
              <w:szCs w:val="20"/>
              <w:shd w:val="clear" w:color="auto" w:fill="FFFFFF"/>
            </w:rPr>
          </w:rPrChange>
        </w:rPr>
        <w:t> or classification models in the form of a </w:t>
      </w:r>
      <w:r w:rsidRPr="005B165A">
        <w:rPr>
          <w:rFonts w:ascii="Times New Roman" w:hAnsi="Times New Roman" w:cs="Times New Roman"/>
          <w:b/>
          <w:bCs/>
          <w:color w:val="222222"/>
          <w:sz w:val="24"/>
          <w:szCs w:val="20"/>
          <w:shd w:val="clear" w:color="auto" w:fill="FFFFFF"/>
          <w:rPrChange w:id="700" w:author="Dennis Choksi" w:date="2019-04-30T01:33:00Z">
            <w:rPr>
              <w:rFonts w:ascii="Arial" w:hAnsi="Arial" w:cs="Arial"/>
              <w:b/>
              <w:bCs/>
              <w:color w:val="222222"/>
              <w:sz w:val="20"/>
              <w:szCs w:val="20"/>
              <w:shd w:val="clear" w:color="auto" w:fill="FFFFFF"/>
            </w:rPr>
          </w:rPrChange>
        </w:rPr>
        <w:t>tree</w:t>
      </w:r>
      <w:r w:rsidRPr="005B165A">
        <w:rPr>
          <w:rFonts w:ascii="Times New Roman" w:hAnsi="Times New Roman" w:cs="Times New Roman"/>
          <w:color w:val="222222"/>
          <w:sz w:val="24"/>
          <w:szCs w:val="20"/>
          <w:shd w:val="clear" w:color="auto" w:fill="FFFFFF"/>
          <w:rPrChange w:id="701" w:author="Dennis Choksi" w:date="2019-04-30T01:33:00Z">
            <w:rPr>
              <w:rFonts w:ascii="Arial" w:hAnsi="Arial" w:cs="Arial"/>
              <w:color w:val="222222"/>
              <w:sz w:val="20"/>
              <w:szCs w:val="20"/>
              <w:shd w:val="clear" w:color="auto" w:fill="FFFFFF"/>
            </w:rPr>
          </w:rPrChange>
        </w:rPr>
        <w:t xml:space="preserve"> structure. </w:t>
      </w:r>
      <w:del w:id="702" w:author="Dennis Choksi" w:date="2019-04-30T01:33:00Z">
        <w:r w:rsidRPr="005B165A" w:rsidDel="005B165A">
          <w:rPr>
            <w:rFonts w:ascii="Times New Roman" w:hAnsi="Times New Roman" w:cs="Times New Roman"/>
            <w:color w:val="222222"/>
            <w:sz w:val="24"/>
            <w:szCs w:val="20"/>
            <w:shd w:val="clear" w:color="auto" w:fill="FFFFFF"/>
            <w:rPrChange w:id="703" w:author="Dennis Choksi" w:date="2019-04-30T01:33:00Z">
              <w:rPr>
                <w:rFonts w:ascii="Arial" w:hAnsi="Arial" w:cs="Arial"/>
                <w:color w:val="222222"/>
                <w:sz w:val="20"/>
                <w:szCs w:val="20"/>
                <w:shd w:val="clear" w:color="auto" w:fill="FFFFFF"/>
              </w:rPr>
            </w:rPrChange>
          </w:rPr>
          <w:delText xml:space="preserve">... </w:delText>
        </w:r>
      </w:del>
      <w:r w:rsidRPr="005B165A">
        <w:rPr>
          <w:rFonts w:ascii="Times New Roman" w:hAnsi="Times New Roman" w:cs="Times New Roman"/>
          <w:color w:val="222222"/>
          <w:sz w:val="24"/>
          <w:szCs w:val="20"/>
          <w:shd w:val="clear" w:color="auto" w:fill="FFFFFF"/>
          <w:rPrChange w:id="704" w:author="Dennis Choksi" w:date="2019-04-30T01:33:00Z">
            <w:rPr>
              <w:rFonts w:ascii="Arial" w:hAnsi="Arial" w:cs="Arial"/>
              <w:color w:val="222222"/>
              <w:sz w:val="20"/>
              <w:szCs w:val="20"/>
              <w:shd w:val="clear" w:color="auto" w:fill="FFFFFF"/>
            </w:rPr>
          </w:rPrChange>
        </w:rPr>
        <w:t>Leaf node (e.g., Hours Played) represents a </w:t>
      </w:r>
      <w:r w:rsidRPr="005B165A">
        <w:rPr>
          <w:rFonts w:ascii="Times New Roman" w:hAnsi="Times New Roman" w:cs="Times New Roman"/>
          <w:b/>
          <w:bCs/>
          <w:color w:val="222222"/>
          <w:sz w:val="24"/>
          <w:szCs w:val="20"/>
          <w:shd w:val="clear" w:color="auto" w:fill="FFFFFF"/>
          <w:rPrChange w:id="705" w:author="Dennis Choksi" w:date="2019-04-30T01:33:00Z">
            <w:rPr>
              <w:rFonts w:ascii="Arial" w:hAnsi="Arial" w:cs="Arial"/>
              <w:b/>
              <w:bCs/>
              <w:color w:val="222222"/>
              <w:sz w:val="20"/>
              <w:szCs w:val="20"/>
              <w:shd w:val="clear" w:color="auto" w:fill="FFFFFF"/>
            </w:rPr>
          </w:rPrChange>
        </w:rPr>
        <w:t>decision</w:t>
      </w:r>
      <w:r w:rsidRPr="005B165A">
        <w:rPr>
          <w:rFonts w:ascii="Times New Roman" w:hAnsi="Times New Roman" w:cs="Times New Roman"/>
          <w:color w:val="222222"/>
          <w:sz w:val="24"/>
          <w:szCs w:val="20"/>
          <w:shd w:val="clear" w:color="auto" w:fill="FFFFFF"/>
          <w:rPrChange w:id="706" w:author="Dennis Choksi" w:date="2019-04-30T01:33:00Z">
            <w:rPr>
              <w:rFonts w:ascii="Arial" w:hAnsi="Arial" w:cs="Arial"/>
              <w:color w:val="222222"/>
              <w:sz w:val="20"/>
              <w:szCs w:val="20"/>
              <w:shd w:val="clear" w:color="auto" w:fill="FFFFFF"/>
            </w:rPr>
          </w:rPrChange>
        </w:rPr>
        <w:t> on the numerical target. The topmost </w:t>
      </w:r>
      <w:r w:rsidRPr="005B165A">
        <w:rPr>
          <w:rFonts w:ascii="Times New Roman" w:hAnsi="Times New Roman" w:cs="Times New Roman"/>
          <w:b/>
          <w:bCs/>
          <w:color w:val="222222"/>
          <w:sz w:val="24"/>
          <w:szCs w:val="20"/>
          <w:shd w:val="clear" w:color="auto" w:fill="FFFFFF"/>
          <w:rPrChange w:id="707" w:author="Dennis Choksi" w:date="2019-04-30T01:33:00Z">
            <w:rPr>
              <w:rFonts w:ascii="Arial" w:hAnsi="Arial" w:cs="Arial"/>
              <w:b/>
              <w:bCs/>
              <w:color w:val="222222"/>
              <w:sz w:val="20"/>
              <w:szCs w:val="20"/>
              <w:shd w:val="clear" w:color="auto" w:fill="FFFFFF"/>
            </w:rPr>
          </w:rPrChange>
        </w:rPr>
        <w:t>decision</w:t>
      </w:r>
      <w:r w:rsidRPr="005B165A">
        <w:rPr>
          <w:rFonts w:ascii="Times New Roman" w:hAnsi="Times New Roman" w:cs="Times New Roman"/>
          <w:color w:val="222222"/>
          <w:sz w:val="24"/>
          <w:szCs w:val="20"/>
          <w:shd w:val="clear" w:color="auto" w:fill="FFFFFF"/>
          <w:rPrChange w:id="708" w:author="Dennis Choksi" w:date="2019-04-30T01:33:00Z">
            <w:rPr>
              <w:rFonts w:ascii="Arial" w:hAnsi="Arial" w:cs="Arial"/>
              <w:color w:val="222222"/>
              <w:sz w:val="20"/>
              <w:szCs w:val="20"/>
              <w:shd w:val="clear" w:color="auto" w:fill="FFFFFF"/>
            </w:rPr>
          </w:rPrChange>
        </w:rPr>
        <w:t> node in a </w:t>
      </w:r>
      <w:r w:rsidRPr="005B165A">
        <w:rPr>
          <w:rFonts w:ascii="Times New Roman" w:hAnsi="Times New Roman" w:cs="Times New Roman"/>
          <w:b/>
          <w:bCs/>
          <w:color w:val="222222"/>
          <w:sz w:val="24"/>
          <w:szCs w:val="20"/>
          <w:shd w:val="clear" w:color="auto" w:fill="FFFFFF"/>
          <w:rPrChange w:id="709" w:author="Dennis Choksi" w:date="2019-04-30T01:33:00Z">
            <w:rPr>
              <w:rFonts w:ascii="Arial" w:hAnsi="Arial" w:cs="Arial"/>
              <w:b/>
              <w:bCs/>
              <w:color w:val="222222"/>
              <w:sz w:val="20"/>
              <w:szCs w:val="20"/>
              <w:shd w:val="clear" w:color="auto" w:fill="FFFFFF"/>
            </w:rPr>
          </w:rPrChange>
        </w:rPr>
        <w:t>tree</w:t>
      </w:r>
      <w:r w:rsidRPr="005B165A">
        <w:rPr>
          <w:rFonts w:ascii="Times New Roman" w:hAnsi="Times New Roman" w:cs="Times New Roman"/>
          <w:color w:val="222222"/>
          <w:sz w:val="24"/>
          <w:szCs w:val="20"/>
          <w:shd w:val="clear" w:color="auto" w:fill="FFFFFF"/>
          <w:rPrChange w:id="710" w:author="Dennis Choksi" w:date="2019-04-30T01:33:00Z">
            <w:rPr>
              <w:rFonts w:ascii="Arial" w:hAnsi="Arial" w:cs="Arial"/>
              <w:color w:val="222222"/>
              <w:sz w:val="20"/>
              <w:szCs w:val="20"/>
              <w:shd w:val="clear" w:color="auto" w:fill="FFFFFF"/>
            </w:rPr>
          </w:rPrChange>
        </w:rPr>
        <w:t> which corresponds to the best predictor called root node.</w:t>
      </w:r>
    </w:p>
    <w:p w14:paraId="47D25DA5" w14:textId="4E837729" w:rsidR="00EE1D3F" w:rsidRPr="005B165A" w:rsidRDefault="00EE1D3F">
      <w:pPr>
        <w:jc w:val="both"/>
        <w:rPr>
          <w:rStyle w:val="Heading2Char"/>
          <w:rFonts w:ascii="Times New Roman" w:eastAsiaTheme="minorHAnsi" w:hAnsi="Times New Roman" w:cs="Times New Roman"/>
          <w:color w:val="222222"/>
          <w:sz w:val="24"/>
          <w:szCs w:val="20"/>
          <w:shd w:val="clear" w:color="auto" w:fill="FFFFFF"/>
          <w:rPrChange w:id="711" w:author="Dennis Choksi" w:date="2019-04-30T01:33:00Z">
            <w:rPr>
              <w:rStyle w:val="Heading2Char"/>
              <w:rFonts w:ascii="Arial" w:eastAsiaTheme="minorHAnsi" w:hAnsi="Arial" w:cs="Arial"/>
              <w:color w:val="222222"/>
              <w:sz w:val="20"/>
              <w:szCs w:val="20"/>
              <w:shd w:val="clear" w:color="auto" w:fill="FFFFFF"/>
            </w:rPr>
          </w:rPrChange>
        </w:rPr>
        <w:pPrChange w:id="712" w:author="Dennis Choksi" w:date="2019-04-30T01:33:00Z">
          <w:pPr/>
        </w:pPrChange>
      </w:pPr>
      <w:r w:rsidRPr="005B165A">
        <w:rPr>
          <w:rFonts w:ascii="Times New Roman" w:hAnsi="Times New Roman" w:cs="Times New Roman"/>
          <w:color w:val="222222"/>
          <w:sz w:val="24"/>
          <w:szCs w:val="20"/>
          <w:shd w:val="clear" w:color="auto" w:fill="FFFFFF"/>
          <w:rPrChange w:id="713" w:author="Dennis Choksi" w:date="2019-04-30T01:33:00Z">
            <w:rPr>
              <w:rFonts w:ascii="Arial" w:eastAsiaTheme="majorEastAsia" w:hAnsi="Arial" w:cs="Arial"/>
              <w:color w:val="222222"/>
              <w:sz w:val="20"/>
              <w:szCs w:val="20"/>
              <w:shd w:val="clear" w:color="auto" w:fill="FFFFFF"/>
            </w:rPr>
          </w:rPrChange>
        </w:rPr>
        <w:t xml:space="preserve">In regression as well as classification the decision trees segments the feature space into areas with mean value of points as the label for the area in regression and majority label of points in case of classification , The feature space is divided into areas based on the dependence of data set on the predictors </w:t>
      </w:r>
    </w:p>
    <w:p w14:paraId="7F3FF36A" w14:textId="5D52AD62" w:rsidR="00EE1D3F" w:rsidRDefault="00EE1D3F" w:rsidP="00EE1D3F">
      <w:pPr>
        <w:jc w:val="both"/>
        <w:rPr>
          <w:rStyle w:val="Heading2Char"/>
          <w:u w:val="single"/>
        </w:rPr>
      </w:pPr>
      <w:r>
        <w:rPr>
          <w:rStyle w:val="Heading2Char"/>
          <w:u w:val="single"/>
        </w:rPr>
        <w:t>Code</w:t>
      </w:r>
    </w:p>
    <w:p w14:paraId="6C5F62FF" w14:textId="77777777" w:rsidR="00EE1D3F" w:rsidRDefault="00EE1D3F" w:rsidP="00EE1D3F">
      <w:pPr>
        <w:pStyle w:val="SourceCode"/>
      </w:pPr>
      <w:r>
        <w:rPr>
          <w:rStyle w:val="CommentTok"/>
        </w:rPr>
        <w:t>#Loading the Data</w:t>
      </w:r>
      <w:r>
        <w:br/>
      </w:r>
      <w:r>
        <w:rPr>
          <w:rStyle w:val="KeywordTok"/>
        </w:rPr>
        <w:t>setwd</w:t>
      </w:r>
      <w:r>
        <w:rPr>
          <w:rStyle w:val="NormalTok"/>
        </w:rPr>
        <w:t>(</w:t>
      </w:r>
      <w:r>
        <w:rPr>
          <w:rStyle w:val="StringTok"/>
        </w:rPr>
        <w:t>'C:</w:t>
      </w:r>
      <w:r>
        <w:rPr>
          <w:rStyle w:val="CharTok"/>
        </w:rPr>
        <w:t>\\</w:t>
      </w:r>
      <w:r>
        <w:rPr>
          <w:rStyle w:val="StringTok"/>
        </w:rPr>
        <w:t>Users</w:t>
      </w:r>
      <w:r>
        <w:rPr>
          <w:rStyle w:val="CharTok"/>
        </w:rPr>
        <w:t>\\</w:t>
      </w:r>
      <w:r>
        <w:rPr>
          <w:rStyle w:val="StringTok"/>
        </w:rPr>
        <w:t>ACER</w:t>
      </w:r>
      <w:r>
        <w:rPr>
          <w:rStyle w:val="CharTok"/>
        </w:rPr>
        <w:t>\\</w:t>
      </w:r>
      <w:r>
        <w:rPr>
          <w:rStyle w:val="StringTok"/>
        </w:rPr>
        <w:t>Desktop</w:t>
      </w:r>
      <w:r>
        <w:rPr>
          <w:rStyle w:val="CharTok"/>
        </w:rPr>
        <w:t>\\</w:t>
      </w:r>
      <w:r>
        <w:rPr>
          <w:rStyle w:val="StringTok"/>
        </w:rPr>
        <w:t>Superconductivity'</w:t>
      </w:r>
      <w:r>
        <w:rPr>
          <w:rStyle w:val="NormalTok"/>
        </w:rPr>
        <w:t xml:space="preserve">) </w:t>
      </w:r>
      <w:r>
        <w:br/>
      </w:r>
      <w:r>
        <w:rPr>
          <w:rStyle w:val="NormalTok"/>
        </w:rPr>
        <w:t>sc_data=</w:t>
      </w:r>
      <w:r>
        <w:rPr>
          <w:rStyle w:val="KeywordTok"/>
        </w:rPr>
        <w:t>read.csv</w:t>
      </w:r>
      <w:r>
        <w:rPr>
          <w:rStyle w:val="NormalTok"/>
        </w:rPr>
        <w:t xml:space="preserve"> (</w:t>
      </w:r>
      <w:r>
        <w:rPr>
          <w:rStyle w:val="StringTok"/>
        </w:rPr>
        <w:t>"Superconductor.csv"</w:t>
      </w:r>
      <w:r>
        <w:rPr>
          <w:rStyle w:val="NormalTok"/>
        </w:rPr>
        <w:t>)</w:t>
      </w:r>
      <w:r>
        <w:br/>
      </w:r>
      <w:r>
        <w:rPr>
          <w:rStyle w:val="NormalTok"/>
        </w:rPr>
        <w:t>split=</w:t>
      </w:r>
      <w:r>
        <w:rPr>
          <w:rStyle w:val="KeywordTok"/>
        </w:rPr>
        <w:t>sample.split</w:t>
      </w:r>
      <w:r>
        <w:rPr>
          <w:rStyle w:val="NormalTok"/>
        </w:rPr>
        <w:t>(sc_data,</w:t>
      </w:r>
      <w:r>
        <w:rPr>
          <w:rStyle w:val="DataTypeTok"/>
        </w:rPr>
        <w:t>SplitRatio =</w:t>
      </w:r>
      <w:r>
        <w:rPr>
          <w:rStyle w:val="NormalTok"/>
        </w:rPr>
        <w:t xml:space="preserve"> </w:t>
      </w:r>
      <w:r>
        <w:rPr>
          <w:rStyle w:val="FloatTok"/>
        </w:rPr>
        <w:t>0.8</w:t>
      </w:r>
      <w:r>
        <w:rPr>
          <w:rStyle w:val="NormalTok"/>
        </w:rPr>
        <w:t>)</w:t>
      </w:r>
      <w:r>
        <w:br/>
      </w:r>
      <w:r>
        <w:rPr>
          <w:rStyle w:val="NormalTok"/>
        </w:rPr>
        <w:lastRenderedPageBreak/>
        <w:t>sc_data1_Train=</w:t>
      </w:r>
      <w:r>
        <w:rPr>
          <w:rStyle w:val="KeywordTok"/>
        </w:rPr>
        <w:t>subset</w:t>
      </w:r>
      <w:r>
        <w:rPr>
          <w:rStyle w:val="NormalTok"/>
        </w:rPr>
        <w:t>(sc_data,split</w:t>
      </w:r>
      <w:r>
        <w:rPr>
          <w:rStyle w:val="OperatorTok"/>
        </w:rPr>
        <w:t>==</w:t>
      </w:r>
      <w:r>
        <w:rPr>
          <w:rStyle w:val="StringTok"/>
        </w:rPr>
        <w:t>"TRUE"</w:t>
      </w:r>
      <w:r>
        <w:rPr>
          <w:rStyle w:val="NormalTok"/>
        </w:rPr>
        <w:t>)</w:t>
      </w:r>
      <w:r>
        <w:br/>
      </w:r>
      <w:r>
        <w:rPr>
          <w:rStyle w:val="NormalTok"/>
        </w:rPr>
        <w:t>sc_data1_Test=</w:t>
      </w:r>
      <w:r>
        <w:rPr>
          <w:rStyle w:val="KeywordTok"/>
        </w:rPr>
        <w:t>subset</w:t>
      </w:r>
      <w:r>
        <w:rPr>
          <w:rStyle w:val="NormalTok"/>
        </w:rPr>
        <w:t>(sc_data,split</w:t>
      </w:r>
      <w:r>
        <w:rPr>
          <w:rStyle w:val="OperatorTok"/>
        </w:rPr>
        <w:t>==</w:t>
      </w:r>
      <w:r>
        <w:rPr>
          <w:rStyle w:val="StringTok"/>
        </w:rPr>
        <w:t>"FALSE"</w:t>
      </w:r>
      <w:r>
        <w:rPr>
          <w:rStyle w:val="NormalTok"/>
        </w:rPr>
        <w:t>)</w:t>
      </w:r>
      <w:r>
        <w:br/>
      </w:r>
      <w:r>
        <w:br/>
      </w:r>
      <w:r>
        <w:rPr>
          <w:rStyle w:val="CommentTok"/>
        </w:rPr>
        <w:t>#Decision Tree</w:t>
      </w:r>
      <w:r>
        <w:br/>
      </w:r>
      <w:r>
        <w:rPr>
          <w:rStyle w:val="NormalTok"/>
        </w:rPr>
        <w:t>sc_tree=</w:t>
      </w:r>
      <w:r>
        <w:rPr>
          <w:rStyle w:val="KeywordTok"/>
        </w:rPr>
        <w:t>tree</w:t>
      </w:r>
      <w:r>
        <w:rPr>
          <w:rStyle w:val="NormalTok"/>
        </w:rPr>
        <w:t>(sc_data1_Train</w:t>
      </w:r>
      <w:r>
        <w:rPr>
          <w:rStyle w:val="OperatorTok"/>
        </w:rPr>
        <w:t>$</w:t>
      </w:r>
      <w:r>
        <w:rPr>
          <w:rStyle w:val="NormalTok"/>
        </w:rPr>
        <w:t>critical_temp</w:t>
      </w:r>
      <w:r>
        <w:rPr>
          <w:rStyle w:val="OperatorTok"/>
        </w:rPr>
        <w:t>~</w:t>
      </w:r>
      <w:r>
        <w:rPr>
          <w:rStyle w:val="NormalTok"/>
        </w:rPr>
        <w:t>.,</w:t>
      </w:r>
      <w:r>
        <w:rPr>
          <w:rStyle w:val="DataTypeTok"/>
        </w:rPr>
        <w:t>data=</w:t>
      </w:r>
      <w:r>
        <w:rPr>
          <w:rStyle w:val="NormalTok"/>
        </w:rPr>
        <w:t>sc_data1_Train)</w:t>
      </w:r>
      <w:r>
        <w:br/>
      </w:r>
      <w:r>
        <w:rPr>
          <w:rStyle w:val="KeywordTok"/>
        </w:rPr>
        <w:t>plot</w:t>
      </w:r>
      <w:r>
        <w:rPr>
          <w:rStyle w:val="NormalTok"/>
        </w:rPr>
        <w:t>(sc_tree)</w:t>
      </w:r>
      <w:r>
        <w:br/>
      </w:r>
      <w:r>
        <w:rPr>
          <w:rStyle w:val="KeywordTok"/>
        </w:rPr>
        <w:t>text</w:t>
      </w:r>
      <w:r>
        <w:rPr>
          <w:rStyle w:val="NormalTok"/>
        </w:rPr>
        <w:t>(sc_tree,</w:t>
      </w:r>
      <w:r>
        <w:rPr>
          <w:rStyle w:val="DataTypeTok"/>
        </w:rPr>
        <w:t>pretty =</w:t>
      </w:r>
      <w:r>
        <w:rPr>
          <w:rStyle w:val="NormalTok"/>
        </w:rPr>
        <w:t xml:space="preserve"> </w:t>
      </w:r>
      <w:r>
        <w:rPr>
          <w:rStyle w:val="DecValTok"/>
        </w:rPr>
        <w:t>0</w:t>
      </w:r>
      <w:r>
        <w:rPr>
          <w:rStyle w:val="NormalTok"/>
        </w:rPr>
        <w:t>)</w:t>
      </w:r>
    </w:p>
    <w:p w14:paraId="3C6FC72F" w14:textId="77777777" w:rsidR="00EE1D3F" w:rsidRDefault="00EE1D3F" w:rsidP="00EE1D3F">
      <w:pPr>
        <w:jc w:val="both"/>
        <w:rPr>
          <w:rStyle w:val="Heading2Char"/>
          <w:u w:val="single"/>
        </w:rPr>
      </w:pPr>
    </w:p>
    <w:p w14:paraId="2265CB99" w14:textId="711E9286" w:rsidR="00EE1D3F" w:rsidRDefault="005B165A" w:rsidP="00EE1D3F">
      <w:pPr>
        <w:jc w:val="both"/>
        <w:rPr>
          <w:rStyle w:val="Heading2Char"/>
          <w:u w:val="single"/>
        </w:rPr>
      </w:pPr>
      <w:r>
        <w:rPr>
          <w:noProof/>
        </w:rPr>
        <w:drawing>
          <wp:anchor distT="0" distB="0" distL="114300" distR="114300" simplePos="0" relativeHeight="251658268" behindDoc="0" locked="0" layoutInCell="1" allowOverlap="1" wp14:anchorId="67081F94" wp14:editId="3203B2CD">
            <wp:simplePos x="0" y="0"/>
            <wp:positionH relativeFrom="column">
              <wp:align>center</wp:align>
            </wp:positionH>
            <wp:positionV relativeFrom="paragraph">
              <wp:posOffset>355599</wp:posOffset>
            </wp:positionV>
            <wp:extent cx="5943600" cy="3557016"/>
            <wp:effectExtent l="19050" t="19050" r="19050" b="2476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557016"/>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EE1D3F">
        <w:rPr>
          <w:rStyle w:val="Heading2Char"/>
          <w:u w:val="single"/>
        </w:rPr>
        <w:t>Output</w:t>
      </w:r>
    </w:p>
    <w:p w14:paraId="27392AD2" w14:textId="6D7B9EF2" w:rsidR="00EE1D3F" w:rsidRDefault="00EE1D3F" w:rsidP="00EE1D3F">
      <w:pPr>
        <w:jc w:val="both"/>
        <w:rPr>
          <w:rStyle w:val="Heading2Char"/>
          <w:u w:val="single"/>
        </w:rPr>
      </w:pPr>
    </w:p>
    <w:p w14:paraId="12442666" w14:textId="77777777" w:rsidR="00EE1D3F" w:rsidRDefault="00EE1D3F" w:rsidP="00EE1D3F">
      <w:pPr>
        <w:pStyle w:val="SourceCode"/>
      </w:pPr>
      <w:r>
        <w:rPr>
          <w:rStyle w:val="NormalTok"/>
        </w:rPr>
        <w:t>pred_tree=</w:t>
      </w:r>
      <w:r>
        <w:rPr>
          <w:rStyle w:val="KeywordTok"/>
        </w:rPr>
        <w:t>predict</w:t>
      </w:r>
      <w:r>
        <w:rPr>
          <w:rStyle w:val="NormalTok"/>
        </w:rPr>
        <w:t>(sc_tree,sc_data1_Test)</w:t>
      </w:r>
      <w:r>
        <w:br/>
      </w:r>
      <w:r>
        <w:br/>
      </w:r>
      <w:r>
        <w:br/>
      </w:r>
      <w:r>
        <w:rPr>
          <w:rStyle w:val="CommentTok"/>
        </w:rPr>
        <w:t>#R^2</w:t>
      </w:r>
      <w:r>
        <w:br/>
      </w:r>
      <w:r>
        <w:rPr>
          <w:rStyle w:val="NormalTok"/>
        </w:rPr>
        <w:t>RSS=(</w:t>
      </w:r>
      <w:r>
        <w:rPr>
          <w:rStyle w:val="KeywordTok"/>
        </w:rPr>
        <w:t>mean</w:t>
      </w:r>
      <w:r>
        <w:rPr>
          <w:rStyle w:val="NormalTok"/>
        </w:rPr>
        <w:t>((sc_data1_Test</w:t>
      </w:r>
      <w:r>
        <w:rPr>
          <w:rStyle w:val="OperatorTok"/>
        </w:rPr>
        <w:t>$</w:t>
      </w:r>
      <w:r>
        <w:rPr>
          <w:rStyle w:val="NormalTok"/>
        </w:rPr>
        <w:t>critical_temp</w:t>
      </w:r>
      <w:r>
        <w:rPr>
          <w:rStyle w:val="OperatorTok"/>
        </w:rPr>
        <w:t>-</w:t>
      </w:r>
      <w:r>
        <w:rPr>
          <w:rStyle w:val="NormalTok"/>
        </w:rPr>
        <w:t>pred_tree)</w:t>
      </w:r>
      <w:r>
        <w:rPr>
          <w:rStyle w:val="OperatorTok"/>
        </w:rPr>
        <w:t>^</w:t>
      </w:r>
      <w:r>
        <w:rPr>
          <w:rStyle w:val="DecValTok"/>
        </w:rPr>
        <w:t>2</w:t>
      </w:r>
      <w:r>
        <w:rPr>
          <w:rStyle w:val="NormalTok"/>
        </w:rPr>
        <w:t>))</w:t>
      </w:r>
      <w:r>
        <w:br/>
      </w:r>
      <w:r>
        <w:rPr>
          <w:rStyle w:val="NormalTok"/>
        </w:rPr>
        <w:t>TSS=(</w:t>
      </w:r>
      <w:r>
        <w:rPr>
          <w:rStyle w:val="KeywordTok"/>
        </w:rPr>
        <w:t>mean</w:t>
      </w:r>
      <w:r>
        <w:rPr>
          <w:rStyle w:val="NormalTok"/>
        </w:rPr>
        <w:t>((sc_data1_Test</w:t>
      </w:r>
      <w:r>
        <w:rPr>
          <w:rStyle w:val="OperatorTok"/>
        </w:rPr>
        <w:t>$</w:t>
      </w:r>
      <w:r>
        <w:rPr>
          <w:rStyle w:val="NormalTok"/>
        </w:rPr>
        <w:t>critical_temp</w:t>
      </w:r>
      <w:r>
        <w:rPr>
          <w:rStyle w:val="OperatorTok"/>
        </w:rPr>
        <w:t>-</w:t>
      </w:r>
      <w:r>
        <w:rPr>
          <w:rStyle w:val="NormalTok"/>
        </w:rPr>
        <w:t>(</w:t>
      </w:r>
      <w:r>
        <w:rPr>
          <w:rStyle w:val="KeywordTok"/>
        </w:rPr>
        <w:t>mean</w:t>
      </w:r>
      <w:r>
        <w:rPr>
          <w:rStyle w:val="NormalTok"/>
        </w:rPr>
        <w:t>(sc_data1_Test</w:t>
      </w:r>
      <w:r>
        <w:rPr>
          <w:rStyle w:val="OperatorTok"/>
        </w:rPr>
        <w:t>$</w:t>
      </w:r>
      <w:r>
        <w:rPr>
          <w:rStyle w:val="NormalTok"/>
        </w:rPr>
        <w:t>critical_temp)))</w:t>
      </w:r>
      <w:r>
        <w:rPr>
          <w:rStyle w:val="OperatorTok"/>
        </w:rPr>
        <w:t>^</w:t>
      </w:r>
      <w:r>
        <w:rPr>
          <w:rStyle w:val="DecValTok"/>
        </w:rPr>
        <w:t>2</w:t>
      </w:r>
      <w:r>
        <w:rPr>
          <w:rStyle w:val="NormalTok"/>
        </w:rPr>
        <w:t>))</w:t>
      </w:r>
      <w:r>
        <w:br/>
      </w:r>
      <w:r>
        <w:rPr>
          <w:rStyle w:val="NormalTok"/>
        </w:rPr>
        <w:t>R_square=</w:t>
      </w:r>
      <w:r>
        <w:rPr>
          <w:rStyle w:val="DecValTok"/>
        </w:rPr>
        <w:t>1</w:t>
      </w:r>
      <w:r>
        <w:rPr>
          <w:rStyle w:val="OperatorTok"/>
        </w:rPr>
        <w:t>-</w:t>
      </w:r>
      <w:r>
        <w:rPr>
          <w:rStyle w:val="NormalTok"/>
        </w:rPr>
        <w:t>(RSS</w:t>
      </w:r>
      <w:r>
        <w:rPr>
          <w:rStyle w:val="OperatorTok"/>
        </w:rPr>
        <w:t>/</w:t>
      </w:r>
      <w:r>
        <w:rPr>
          <w:rStyle w:val="NormalTok"/>
        </w:rPr>
        <w:t>TSS)</w:t>
      </w:r>
      <w:r>
        <w:br/>
      </w:r>
      <w:r>
        <w:rPr>
          <w:rStyle w:val="KeywordTok"/>
        </w:rPr>
        <w:t>print</w:t>
      </w:r>
      <w:r>
        <w:rPr>
          <w:rStyle w:val="NormalTok"/>
        </w:rPr>
        <w:t>(R_square)</w:t>
      </w:r>
    </w:p>
    <w:p w14:paraId="5B81D385" w14:textId="77777777" w:rsidR="00EE1D3F" w:rsidRDefault="00EE1D3F" w:rsidP="00EE1D3F">
      <w:pPr>
        <w:pStyle w:val="SourceCode"/>
      </w:pPr>
      <w:r>
        <w:rPr>
          <w:rStyle w:val="VerbatimChar"/>
        </w:rPr>
        <w:t>## [1] 0.7443315</w:t>
      </w:r>
    </w:p>
    <w:p w14:paraId="3F219B1E" w14:textId="77777777" w:rsidR="00EE1D3F" w:rsidRDefault="00EE1D3F" w:rsidP="00EE1D3F">
      <w:pPr>
        <w:jc w:val="both"/>
        <w:rPr>
          <w:rStyle w:val="Heading2Char"/>
          <w:u w:val="single"/>
        </w:rPr>
      </w:pPr>
    </w:p>
    <w:p w14:paraId="1E9C8590" w14:textId="75BC9C88" w:rsidR="00EE1D3F" w:rsidRDefault="00EE1D3F" w:rsidP="00EE1D3F">
      <w:pPr>
        <w:jc w:val="both"/>
        <w:rPr>
          <w:rStyle w:val="Heading2Char"/>
          <w:u w:val="single"/>
        </w:rPr>
      </w:pPr>
      <w:r>
        <w:rPr>
          <w:rStyle w:val="Heading2Char"/>
          <w:u w:val="single"/>
        </w:rPr>
        <w:lastRenderedPageBreak/>
        <w:t xml:space="preserve">Observation: </w:t>
      </w:r>
    </w:p>
    <w:p w14:paraId="1F25205B" w14:textId="4C52D12B" w:rsidR="00406E1F" w:rsidRPr="005B165A" w:rsidRDefault="00406E1F">
      <w:pPr>
        <w:pStyle w:val="ListParagraph"/>
        <w:numPr>
          <w:ilvl w:val="0"/>
          <w:numId w:val="9"/>
        </w:numPr>
        <w:jc w:val="both"/>
        <w:rPr>
          <w:rFonts w:ascii="Times New Roman" w:hAnsi="Times New Roman" w:cs="Times New Roman"/>
          <w:color w:val="222222"/>
          <w:sz w:val="24"/>
          <w:szCs w:val="20"/>
          <w:shd w:val="clear" w:color="auto" w:fill="FFFFFF"/>
          <w:rPrChange w:id="714" w:author="Dennis Choksi" w:date="2019-04-30T01:35:00Z">
            <w:rPr>
              <w:rFonts w:ascii="Arial" w:hAnsi="Arial" w:cs="Arial"/>
              <w:color w:val="222222"/>
              <w:sz w:val="20"/>
              <w:szCs w:val="20"/>
              <w:shd w:val="clear" w:color="auto" w:fill="FFFFFF"/>
            </w:rPr>
          </w:rPrChange>
        </w:rPr>
      </w:pPr>
      <w:r w:rsidRPr="005B165A">
        <w:rPr>
          <w:rFonts w:ascii="Times New Roman" w:hAnsi="Times New Roman" w:cs="Times New Roman"/>
          <w:color w:val="222222"/>
          <w:sz w:val="24"/>
          <w:szCs w:val="20"/>
          <w:shd w:val="clear" w:color="auto" w:fill="FFFFFF"/>
          <w:rPrChange w:id="715" w:author="Dennis Choksi" w:date="2019-04-30T01:35:00Z">
            <w:rPr>
              <w:rFonts w:ascii="Arial" w:hAnsi="Arial" w:cs="Arial"/>
              <w:color w:val="222222"/>
              <w:sz w:val="20"/>
              <w:szCs w:val="20"/>
              <w:shd w:val="clear" w:color="auto" w:fill="FFFFFF"/>
            </w:rPr>
          </w:rPrChange>
        </w:rPr>
        <w:t>Decision Tree explains 74.43% of variance hence indicating that model cannot be fully explained by a linear model</w:t>
      </w:r>
      <w:ins w:id="716" w:author="Dennis Choksi" w:date="2019-04-30T01:35:00Z">
        <w:r w:rsidR="005B165A">
          <w:rPr>
            <w:rFonts w:ascii="Times New Roman" w:hAnsi="Times New Roman" w:cs="Times New Roman"/>
            <w:color w:val="222222"/>
            <w:sz w:val="24"/>
            <w:szCs w:val="20"/>
            <w:shd w:val="clear" w:color="auto" w:fill="FFFFFF"/>
          </w:rPr>
          <w:t>.</w:t>
        </w:r>
      </w:ins>
    </w:p>
    <w:p w14:paraId="7634A520" w14:textId="5F2FEAE2" w:rsidR="00406E1F" w:rsidRPr="005B165A" w:rsidRDefault="00406E1F">
      <w:pPr>
        <w:pStyle w:val="ListParagraph"/>
        <w:numPr>
          <w:ilvl w:val="0"/>
          <w:numId w:val="9"/>
        </w:numPr>
        <w:jc w:val="both"/>
        <w:rPr>
          <w:rFonts w:ascii="Times New Roman" w:hAnsi="Times New Roman" w:cs="Times New Roman"/>
          <w:color w:val="222222"/>
          <w:sz w:val="24"/>
          <w:szCs w:val="20"/>
          <w:shd w:val="clear" w:color="auto" w:fill="FFFFFF"/>
          <w:rPrChange w:id="717" w:author="Dennis Choksi" w:date="2019-04-30T01:35:00Z">
            <w:rPr>
              <w:rFonts w:ascii="Arial" w:hAnsi="Arial" w:cs="Arial"/>
              <w:color w:val="222222"/>
              <w:sz w:val="20"/>
              <w:szCs w:val="20"/>
              <w:shd w:val="clear" w:color="auto" w:fill="FFFFFF"/>
            </w:rPr>
          </w:rPrChange>
        </w:rPr>
      </w:pPr>
      <w:r w:rsidRPr="005B165A">
        <w:rPr>
          <w:rFonts w:ascii="Times New Roman" w:hAnsi="Times New Roman" w:cs="Times New Roman"/>
          <w:color w:val="222222"/>
          <w:sz w:val="24"/>
          <w:szCs w:val="20"/>
          <w:shd w:val="clear" w:color="auto" w:fill="FFFFFF"/>
          <w:rPrChange w:id="718" w:author="Dennis Choksi" w:date="2019-04-30T01:35:00Z">
            <w:rPr>
              <w:rFonts w:ascii="Arial" w:hAnsi="Arial" w:cs="Arial"/>
              <w:color w:val="222222"/>
              <w:sz w:val="20"/>
              <w:szCs w:val="20"/>
              <w:shd w:val="clear" w:color="auto" w:fill="FFFFFF"/>
            </w:rPr>
          </w:rPrChange>
        </w:rPr>
        <w:t>We will move on to Bagging and Random Forest to test our above hypothesis</w:t>
      </w:r>
      <w:ins w:id="719" w:author="Dennis Choksi" w:date="2019-04-30T01:35:00Z">
        <w:r w:rsidR="005B165A">
          <w:rPr>
            <w:rFonts w:ascii="Times New Roman" w:hAnsi="Times New Roman" w:cs="Times New Roman"/>
            <w:color w:val="222222"/>
            <w:sz w:val="24"/>
            <w:szCs w:val="20"/>
            <w:shd w:val="clear" w:color="auto" w:fill="FFFFFF"/>
          </w:rPr>
          <w:t>.</w:t>
        </w:r>
      </w:ins>
      <w:r w:rsidRPr="005B165A">
        <w:rPr>
          <w:rFonts w:ascii="Times New Roman" w:hAnsi="Times New Roman" w:cs="Times New Roman"/>
          <w:color w:val="222222"/>
          <w:sz w:val="24"/>
          <w:szCs w:val="20"/>
          <w:shd w:val="clear" w:color="auto" w:fill="FFFFFF"/>
          <w:rPrChange w:id="720" w:author="Dennis Choksi" w:date="2019-04-30T01:35:00Z">
            <w:rPr>
              <w:rFonts w:ascii="Arial" w:hAnsi="Arial" w:cs="Arial"/>
              <w:color w:val="222222"/>
              <w:sz w:val="20"/>
              <w:szCs w:val="20"/>
              <w:shd w:val="clear" w:color="auto" w:fill="FFFFFF"/>
            </w:rPr>
          </w:rPrChange>
        </w:rPr>
        <w:t xml:space="preserve"> </w:t>
      </w:r>
    </w:p>
    <w:p w14:paraId="162516B6" w14:textId="77777777" w:rsidR="00406E1F" w:rsidRDefault="00406E1F" w:rsidP="00406E1F">
      <w:pPr>
        <w:jc w:val="both"/>
        <w:rPr>
          <w:rFonts w:ascii="Arial" w:hAnsi="Arial" w:cs="Arial"/>
          <w:color w:val="222222"/>
          <w:sz w:val="20"/>
          <w:szCs w:val="20"/>
          <w:shd w:val="clear" w:color="auto" w:fill="FFFFFF"/>
        </w:rPr>
      </w:pPr>
    </w:p>
    <w:p w14:paraId="27E4EEFA" w14:textId="3614CA40" w:rsidR="00406E1F" w:rsidRPr="00406E1F" w:rsidRDefault="00406E1F" w:rsidP="00406E1F">
      <w:pPr>
        <w:jc w:val="both"/>
        <w:rPr>
          <w:rStyle w:val="Heading2Char"/>
          <w:u w:val="single"/>
        </w:rPr>
      </w:pPr>
      <w:r w:rsidRPr="00406E1F">
        <w:rPr>
          <w:rStyle w:val="Heading2Char"/>
          <w:u w:val="single"/>
        </w:rPr>
        <w:t>Result:</w:t>
      </w:r>
    </w:p>
    <w:p w14:paraId="14B0C2C4" w14:textId="602E92D6" w:rsidR="00406E1F" w:rsidRDefault="00406E1F" w:rsidP="00406E1F">
      <w:pPr>
        <w:jc w:val="both"/>
        <w:rPr>
          <w:ins w:id="721" w:author="Dennis Choksi" w:date="2019-04-30T01:36:00Z"/>
          <w:rFonts w:ascii="Times New Roman" w:hAnsi="Times New Roman" w:cs="Times New Roman"/>
          <w:color w:val="222222"/>
          <w:sz w:val="24"/>
          <w:szCs w:val="20"/>
          <w:shd w:val="clear" w:color="auto" w:fill="FFFFFF"/>
        </w:rPr>
      </w:pPr>
      <w:r w:rsidRPr="005B165A">
        <w:rPr>
          <w:rFonts w:ascii="Times New Roman" w:hAnsi="Times New Roman" w:cs="Times New Roman"/>
          <w:color w:val="222222"/>
          <w:sz w:val="24"/>
          <w:szCs w:val="20"/>
          <w:shd w:val="clear" w:color="auto" w:fill="FFFFFF"/>
          <w:rPrChange w:id="722" w:author="Dennis Choksi" w:date="2019-04-30T01:35:00Z">
            <w:rPr>
              <w:rFonts w:ascii="Arial" w:hAnsi="Arial" w:cs="Arial"/>
              <w:color w:val="222222"/>
              <w:sz w:val="20"/>
              <w:szCs w:val="20"/>
              <w:shd w:val="clear" w:color="auto" w:fill="FFFFFF"/>
            </w:rPr>
          </w:rPrChange>
        </w:rPr>
        <w:t xml:space="preserve">The </w:t>
      </w:r>
      <w:del w:id="723" w:author="Eric Czarnecki" w:date="2019-04-29T15:28:00Z">
        <w:r w:rsidRPr="005B165A">
          <w:rPr>
            <w:rFonts w:ascii="Times New Roman" w:hAnsi="Times New Roman" w:cs="Times New Roman"/>
            <w:color w:val="222222"/>
            <w:sz w:val="24"/>
            <w:szCs w:val="20"/>
            <w:shd w:val="clear" w:color="auto" w:fill="FFFFFF"/>
            <w:rPrChange w:id="724" w:author="Dennis Choksi" w:date="2019-04-30T01:35:00Z">
              <w:rPr>
                <w:rFonts w:ascii="Arial" w:hAnsi="Arial" w:cs="Arial"/>
                <w:color w:val="222222"/>
                <w:sz w:val="20"/>
                <w:szCs w:val="20"/>
                <w:shd w:val="clear" w:color="auto" w:fill="FFFFFF"/>
              </w:rPr>
            </w:rPrChange>
          </w:rPr>
          <w:delText>R_square</w:delText>
        </w:r>
      </w:del>
      <w:ins w:id="725" w:author="Eric Czarnecki" w:date="2019-04-29T15:28:00Z">
        <w:r w:rsidR="0026362D" w:rsidRPr="005B165A">
          <w:rPr>
            <w:rFonts w:ascii="Times New Roman" w:hAnsi="Times New Roman" w:cs="Times New Roman"/>
            <w:color w:val="222222"/>
            <w:sz w:val="24"/>
            <w:szCs w:val="20"/>
            <w:shd w:val="clear" w:color="auto" w:fill="FFFFFF"/>
            <w:rPrChange w:id="726" w:author="Dennis Choksi" w:date="2019-04-30T01:35:00Z">
              <w:rPr>
                <w:rFonts w:ascii="Arial" w:hAnsi="Arial" w:cs="Arial"/>
                <w:color w:val="222222"/>
                <w:sz w:val="20"/>
                <w:szCs w:val="20"/>
                <w:shd w:val="clear" w:color="auto" w:fill="FFFFFF"/>
              </w:rPr>
            </w:rPrChange>
          </w:rPr>
          <w:t>R</w:t>
        </w:r>
        <w:r w:rsidR="0026362D" w:rsidRPr="005B165A">
          <w:rPr>
            <w:rFonts w:ascii="Times New Roman" w:hAnsi="Times New Roman" w:cs="Times New Roman"/>
            <w:color w:val="222222"/>
            <w:sz w:val="24"/>
            <w:szCs w:val="20"/>
            <w:shd w:val="clear" w:color="auto" w:fill="FFFFFF"/>
            <w:vertAlign w:val="superscript"/>
            <w:rPrChange w:id="727" w:author="Dennis Choksi" w:date="2019-04-30T01:35:00Z">
              <w:rPr>
                <w:rFonts w:ascii="Arial" w:hAnsi="Arial" w:cs="Arial"/>
                <w:color w:val="222222"/>
                <w:sz w:val="20"/>
                <w:szCs w:val="20"/>
                <w:shd w:val="clear" w:color="auto" w:fill="FFFFFF"/>
                <w:vertAlign w:val="superscript"/>
              </w:rPr>
            </w:rPrChange>
          </w:rPr>
          <w:t>2</w:t>
        </w:r>
      </w:ins>
      <w:r w:rsidRPr="005B165A">
        <w:rPr>
          <w:rFonts w:ascii="Times New Roman" w:hAnsi="Times New Roman" w:cs="Times New Roman"/>
          <w:color w:val="222222"/>
          <w:sz w:val="24"/>
          <w:szCs w:val="20"/>
          <w:shd w:val="clear" w:color="auto" w:fill="FFFFFF"/>
          <w:rPrChange w:id="728" w:author="Dennis Choksi" w:date="2019-04-30T01:35:00Z">
            <w:rPr>
              <w:rFonts w:ascii="Arial" w:hAnsi="Arial" w:cs="Arial"/>
              <w:color w:val="222222"/>
              <w:sz w:val="20"/>
              <w:szCs w:val="20"/>
              <w:shd w:val="clear" w:color="auto" w:fill="FFFFFF"/>
            </w:rPr>
          </w:rPrChange>
        </w:rPr>
        <w:t xml:space="preserve"> predicted on test data is 74.43%</w:t>
      </w:r>
      <w:ins w:id="729" w:author="Dennis Choksi" w:date="2019-04-30T01:35:00Z">
        <w:r w:rsidR="005B165A" w:rsidRPr="005B165A">
          <w:rPr>
            <w:rFonts w:ascii="Times New Roman" w:hAnsi="Times New Roman" w:cs="Times New Roman"/>
            <w:color w:val="222222"/>
            <w:sz w:val="24"/>
            <w:szCs w:val="20"/>
            <w:shd w:val="clear" w:color="auto" w:fill="FFFFFF"/>
            <w:rPrChange w:id="730" w:author="Dennis Choksi" w:date="2019-04-30T01:35:00Z">
              <w:rPr>
                <w:rFonts w:ascii="Arial" w:hAnsi="Arial" w:cs="Arial"/>
                <w:color w:val="222222"/>
                <w:sz w:val="20"/>
                <w:szCs w:val="20"/>
                <w:shd w:val="clear" w:color="auto" w:fill="FFFFFF"/>
              </w:rPr>
            </w:rPrChange>
          </w:rPr>
          <w:t>,</w:t>
        </w:r>
      </w:ins>
      <w:r w:rsidRPr="005B165A">
        <w:rPr>
          <w:rFonts w:ascii="Times New Roman" w:hAnsi="Times New Roman" w:cs="Times New Roman"/>
          <w:color w:val="222222"/>
          <w:sz w:val="24"/>
          <w:szCs w:val="20"/>
          <w:shd w:val="clear" w:color="auto" w:fill="FFFFFF"/>
          <w:rPrChange w:id="731" w:author="Dennis Choksi" w:date="2019-04-30T01:35:00Z">
            <w:rPr>
              <w:rFonts w:ascii="Arial" w:hAnsi="Arial" w:cs="Arial"/>
              <w:color w:val="222222"/>
              <w:sz w:val="20"/>
              <w:szCs w:val="20"/>
              <w:shd w:val="clear" w:color="auto" w:fill="FFFFFF"/>
            </w:rPr>
          </w:rPrChange>
        </w:rPr>
        <w:t xml:space="preserve"> </w:t>
      </w:r>
      <w:del w:id="732" w:author="Dennis Choksi" w:date="2019-04-30T01:35:00Z">
        <w:r w:rsidRPr="005B165A" w:rsidDel="005B165A">
          <w:rPr>
            <w:rFonts w:ascii="Times New Roman" w:hAnsi="Times New Roman" w:cs="Times New Roman"/>
            <w:color w:val="222222"/>
            <w:sz w:val="24"/>
            <w:szCs w:val="20"/>
            <w:shd w:val="clear" w:color="auto" w:fill="FFFFFF"/>
            <w:rPrChange w:id="733" w:author="Dennis Choksi" w:date="2019-04-30T01:35:00Z">
              <w:rPr>
                <w:rFonts w:ascii="Arial" w:hAnsi="Arial" w:cs="Arial"/>
                <w:color w:val="222222"/>
                <w:sz w:val="20"/>
                <w:szCs w:val="20"/>
                <w:shd w:val="clear" w:color="auto" w:fill="FFFFFF"/>
              </w:rPr>
            </w:rPrChange>
          </w:rPr>
          <w:delText>,</w:delText>
        </w:r>
      </w:del>
      <w:r w:rsidRPr="005B165A">
        <w:rPr>
          <w:rFonts w:ascii="Times New Roman" w:hAnsi="Times New Roman" w:cs="Times New Roman"/>
          <w:color w:val="222222"/>
          <w:sz w:val="24"/>
          <w:szCs w:val="20"/>
          <w:shd w:val="clear" w:color="auto" w:fill="FFFFFF"/>
          <w:rPrChange w:id="734" w:author="Dennis Choksi" w:date="2019-04-30T01:35:00Z">
            <w:rPr>
              <w:rFonts w:ascii="Arial" w:hAnsi="Arial" w:cs="Arial"/>
              <w:color w:val="222222"/>
              <w:sz w:val="20"/>
              <w:szCs w:val="20"/>
              <w:shd w:val="clear" w:color="auto" w:fill="FFFFFF"/>
            </w:rPr>
          </w:rPrChange>
        </w:rPr>
        <w:t xml:space="preserve">which is better than all the linear methods </w:t>
      </w:r>
      <w:del w:id="735" w:author="Dennis Choksi" w:date="2019-04-30T01:35:00Z">
        <w:r w:rsidRPr="005B165A" w:rsidDel="005B165A">
          <w:rPr>
            <w:rFonts w:ascii="Times New Roman" w:hAnsi="Times New Roman" w:cs="Times New Roman"/>
            <w:color w:val="222222"/>
            <w:sz w:val="24"/>
            <w:szCs w:val="20"/>
            <w:shd w:val="clear" w:color="auto" w:fill="FFFFFF"/>
            <w:rPrChange w:id="736" w:author="Dennis Choksi" w:date="2019-04-30T01:35:00Z">
              <w:rPr>
                <w:rFonts w:ascii="Arial" w:hAnsi="Arial" w:cs="Arial"/>
                <w:color w:val="222222"/>
                <w:sz w:val="20"/>
                <w:szCs w:val="20"/>
                <w:shd w:val="clear" w:color="auto" w:fill="FFFFFF"/>
              </w:rPr>
            </w:rPrChange>
          </w:rPr>
          <w:delText xml:space="preserve">we had </w:delText>
        </w:r>
      </w:del>
      <w:r w:rsidRPr="005B165A">
        <w:rPr>
          <w:rFonts w:ascii="Times New Roman" w:hAnsi="Times New Roman" w:cs="Times New Roman"/>
          <w:color w:val="222222"/>
          <w:sz w:val="24"/>
          <w:szCs w:val="20"/>
          <w:shd w:val="clear" w:color="auto" w:fill="FFFFFF"/>
          <w:rPrChange w:id="737" w:author="Dennis Choksi" w:date="2019-04-30T01:35:00Z">
            <w:rPr>
              <w:rFonts w:ascii="Arial" w:hAnsi="Arial" w:cs="Arial"/>
              <w:color w:val="222222"/>
              <w:sz w:val="20"/>
              <w:szCs w:val="20"/>
              <w:shd w:val="clear" w:color="auto" w:fill="FFFFFF"/>
            </w:rPr>
          </w:rPrChange>
        </w:rPr>
        <w:t>tested</w:t>
      </w:r>
      <w:ins w:id="738" w:author="Dennis Choksi" w:date="2019-04-30T01:35:00Z">
        <w:r w:rsidR="005B165A" w:rsidRPr="005B165A">
          <w:rPr>
            <w:rFonts w:ascii="Times New Roman" w:hAnsi="Times New Roman" w:cs="Times New Roman"/>
            <w:color w:val="222222"/>
            <w:sz w:val="24"/>
            <w:szCs w:val="20"/>
            <w:shd w:val="clear" w:color="auto" w:fill="FFFFFF"/>
            <w:rPrChange w:id="739" w:author="Dennis Choksi" w:date="2019-04-30T01:35:00Z">
              <w:rPr>
                <w:rFonts w:ascii="Arial" w:hAnsi="Arial" w:cs="Arial"/>
                <w:color w:val="222222"/>
                <w:sz w:val="20"/>
                <w:szCs w:val="20"/>
                <w:shd w:val="clear" w:color="auto" w:fill="FFFFFF"/>
              </w:rPr>
            </w:rPrChange>
          </w:rPr>
          <w:t xml:space="preserve"> so far.</w:t>
        </w:r>
      </w:ins>
      <w:r w:rsidRPr="005B165A">
        <w:rPr>
          <w:rFonts w:ascii="Times New Roman" w:hAnsi="Times New Roman" w:cs="Times New Roman"/>
          <w:color w:val="222222"/>
          <w:sz w:val="24"/>
          <w:szCs w:val="20"/>
          <w:shd w:val="clear" w:color="auto" w:fill="FFFFFF"/>
          <w:rPrChange w:id="740" w:author="Dennis Choksi" w:date="2019-04-30T01:35:00Z">
            <w:rPr>
              <w:rFonts w:ascii="Arial" w:hAnsi="Arial" w:cs="Arial"/>
              <w:color w:val="222222"/>
              <w:sz w:val="20"/>
              <w:szCs w:val="20"/>
              <w:shd w:val="clear" w:color="auto" w:fill="FFFFFF"/>
            </w:rPr>
          </w:rPrChange>
        </w:rPr>
        <w:t xml:space="preserve"> </w:t>
      </w:r>
    </w:p>
    <w:p w14:paraId="453B60A8" w14:textId="77777777" w:rsidR="005B165A" w:rsidRPr="005B165A" w:rsidRDefault="005B165A" w:rsidP="00406E1F">
      <w:pPr>
        <w:jc w:val="both"/>
        <w:rPr>
          <w:rFonts w:ascii="Times New Roman" w:hAnsi="Times New Roman" w:cs="Times New Roman"/>
          <w:color w:val="222222"/>
          <w:sz w:val="24"/>
          <w:szCs w:val="20"/>
          <w:shd w:val="clear" w:color="auto" w:fill="FFFFFF"/>
          <w:rPrChange w:id="741" w:author="Dennis Choksi" w:date="2019-04-30T01:35:00Z">
            <w:rPr>
              <w:rFonts w:ascii="Arial" w:hAnsi="Arial" w:cs="Arial"/>
              <w:color w:val="222222"/>
              <w:sz w:val="20"/>
              <w:szCs w:val="20"/>
              <w:shd w:val="clear" w:color="auto" w:fill="FFFFFF"/>
            </w:rPr>
          </w:rPrChange>
        </w:rPr>
      </w:pPr>
    </w:p>
    <w:p w14:paraId="4D88BE7B" w14:textId="77777777" w:rsidR="00406E1F" w:rsidDel="005B165A" w:rsidRDefault="00406E1F" w:rsidP="00406E1F">
      <w:pPr>
        <w:jc w:val="both"/>
        <w:rPr>
          <w:del w:id="742" w:author="Dennis Choksi" w:date="2019-04-30T01:36:00Z"/>
          <w:rFonts w:ascii="Arial" w:hAnsi="Arial" w:cs="Arial"/>
          <w:color w:val="222222"/>
          <w:sz w:val="20"/>
          <w:szCs w:val="20"/>
          <w:shd w:val="clear" w:color="auto" w:fill="FFFFFF"/>
        </w:rPr>
      </w:pPr>
    </w:p>
    <w:p w14:paraId="400F8045" w14:textId="77777777" w:rsidR="00406E1F" w:rsidDel="005B165A" w:rsidRDefault="00406E1F" w:rsidP="00406E1F">
      <w:pPr>
        <w:jc w:val="both"/>
        <w:rPr>
          <w:del w:id="743" w:author="Dennis Choksi" w:date="2019-04-30T01:36:00Z"/>
          <w:rFonts w:ascii="Arial" w:hAnsi="Arial" w:cs="Arial"/>
          <w:color w:val="222222"/>
          <w:sz w:val="20"/>
          <w:szCs w:val="20"/>
          <w:shd w:val="clear" w:color="auto" w:fill="FFFFFF"/>
        </w:rPr>
      </w:pPr>
    </w:p>
    <w:p w14:paraId="2E798229" w14:textId="77777777" w:rsidR="00406E1F" w:rsidDel="005B165A" w:rsidRDefault="00406E1F" w:rsidP="00406E1F">
      <w:pPr>
        <w:jc w:val="both"/>
        <w:rPr>
          <w:del w:id="744" w:author="Dennis Choksi" w:date="2019-04-30T01:36:00Z"/>
          <w:rFonts w:ascii="Arial" w:hAnsi="Arial" w:cs="Arial"/>
          <w:color w:val="222222"/>
          <w:sz w:val="20"/>
          <w:szCs w:val="20"/>
          <w:shd w:val="clear" w:color="auto" w:fill="FFFFFF"/>
        </w:rPr>
      </w:pPr>
    </w:p>
    <w:p w14:paraId="06831FB7" w14:textId="77777777" w:rsidR="00406E1F" w:rsidDel="005B165A" w:rsidRDefault="00406E1F" w:rsidP="00406E1F">
      <w:pPr>
        <w:jc w:val="both"/>
        <w:rPr>
          <w:del w:id="745" w:author="Dennis Choksi" w:date="2019-04-30T01:36:00Z"/>
          <w:rFonts w:ascii="Arial" w:hAnsi="Arial" w:cs="Arial"/>
          <w:color w:val="222222"/>
          <w:sz w:val="20"/>
          <w:szCs w:val="20"/>
          <w:shd w:val="clear" w:color="auto" w:fill="FFFFFF"/>
        </w:rPr>
      </w:pPr>
    </w:p>
    <w:p w14:paraId="6F64582A" w14:textId="77777777" w:rsidR="00406E1F" w:rsidDel="005B165A" w:rsidRDefault="00406E1F" w:rsidP="00406E1F">
      <w:pPr>
        <w:jc w:val="both"/>
        <w:rPr>
          <w:del w:id="746" w:author="Dennis Choksi" w:date="2019-04-30T01:36:00Z"/>
          <w:rFonts w:ascii="Arial" w:hAnsi="Arial" w:cs="Arial"/>
          <w:color w:val="222222"/>
          <w:sz w:val="20"/>
          <w:szCs w:val="20"/>
          <w:shd w:val="clear" w:color="auto" w:fill="FFFFFF"/>
        </w:rPr>
      </w:pPr>
    </w:p>
    <w:p w14:paraId="7797354C" w14:textId="77777777" w:rsidR="00406E1F" w:rsidDel="005B165A" w:rsidRDefault="00406E1F" w:rsidP="00406E1F">
      <w:pPr>
        <w:jc w:val="both"/>
        <w:rPr>
          <w:del w:id="747" w:author="Dennis Choksi" w:date="2019-04-30T01:36:00Z"/>
          <w:rFonts w:ascii="Arial" w:hAnsi="Arial" w:cs="Arial"/>
          <w:color w:val="222222"/>
          <w:sz w:val="20"/>
          <w:szCs w:val="20"/>
          <w:shd w:val="clear" w:color="auto" w:fill="FFFFFF"/>
        </w:rPr>
      </w:pPr>
    </w:p>
    <w:p w14:paraId="7EE49021" w14:textId="77777777" w:rsidR="00406E1F" w:rsidDel="005B165A" w:rsidRDefault="00406E1F" w:rsidP="00406E1F">
      <w:pPr>
        <w:jc w:val="both"/>
        <w:rPr>
          <w:del w:id="748" w:author="Dennis Choksi" w:date="2019-04-30T01:36:00Z"/>
          <w:rFonts w:ascii="Arial" w:hAnsi="Arial" w:cs="Arial"/>
          <w:color w:val="222222"/>
          <w:sz w:val="20"/>
          <w:szCs w:val="20"/>
          <w:shd w:val="clear" w:color="auto" w:fill="FFFFFF"/>
        </w:rPr>
      </w:pPr>
    </w:p>
    <w:p w14:paraId="217A3501" w14:textId="77777777" w:rsidR="00406E1F" w:rsidDel="005B165A" w:rsidRDefault="00406E1F" w:rsidP="00406E1F">
      <w:pPr>
        <w:jc w:val="both"/>
        <w:rPr>
          <w:del w:id="749" w:author="Dennis Choksi" w:date="2019-04-30T01:36:00Z"/>
          <w:rFonts w:ascii="Arial" w:hAnsi="Arial" w:cs="Arial"/>
          <w:color w:val="222222"/>
          <w:sz w:val="20"/>
          <w:szCs w:val="20"/>
          <w:shd w:val="clear" w:color="auto" w:fill="FFFFFF"/>
        </w:rPr>
      </w:pPr>
    </w:p>
    <w:p w14:paraId="68503A4F" w14:textId="77777777" w:rsidR="00406E1F" w:rsidDel="005B165A" w:rsidRDefault="00406E1F" w:rsidP="00406E1F">
      <w:pPr>
        <w:jc w:val="both"/>
        <w:rPr>
          <w:del w:id="750" w:author="Dennis Choksi" w:date="2019-04-30T01:36:00Z"/>
          <w:rFonts w:ascii="Arial" w:hAnsi="Arial" w:cs="Arial"/>
          <w:color w:val="222222"/>
          <w:sz w:val="20"/>
          <w:szCs w:val="20"/>
          <w:shd w:val="clear" w:color="auto" w:fill="FFFFFF"/>
        </w:rPr>
      </w:pPr>
    </w:p>
    <w:p w14:paraId="68D9C575" w14:textId="77777777" w:rsidR="00406E1F" w:rsidDel="005B165A" w:rsidRDefault="00406E1F" w:rsidP="00406E1F">
      <w:pPr>
        <w:jc w:val="both"/>
        <w:rPr>
          <w:del w:id="751" w:author="Dennis Choksi" w:date="2019-04-30T01:36:00Z"/>
          <w:rFonts w:ascii="Arial" w:hAnsi="Arial" w:cs="Arial"/>
          <w:color w:val="222222"/>
          <w:sz w:val="20"/>
          <w:szCs w:val="20"/>
          <w:shd w:val="clear" w:color="auto" w:fill="FFFFFF"/>
        </w:rPr>
      </w:pPr>
    </w:p>
    <w:p w14:paraId="057914C4" w14:textId="77777777" w:rsidR="00406E1F" w:rsidDel="005B165A" w:rsidRDefault="00406E1F" w:rsidP="00406E1F">
      <w:pPr>
        <w:jc w:val="both"/>
        <w:rPr>
          <w:del w:id="752" w:author="Dennis Choksi" w:date="2019-04-30T01:36:00Z"/>
          <w:rFonts w:ascii="Arial" w:hAnsi="Arial" w:cs="Arial"/>
          <w:color w:val="222222"/>
          <w:sz w:val="20"/>
          <w:szCs w:val="20"/>
          <w:shd w:val="clear" w:color="auto" w:fill="FFFFFF"/>
        </w:rPr>
      </w:pPr>
    </w:p>
    <w:p w14:paraId="111E4EF7" w14:textId="77777777" w:rsidR="00406E1F" w:rsidDel="005B165A" w:rsidRDefault="00406E1F" w:rsidP="00406E1F">
      <w:pPr>
        <w:jc w:val="both"/>
        <w:rPr>
          <w:del w:id="753" w:author="Dennis Choksi" w:date="2019-04-30T01:36:00Z"/>
          <w:rFonts w:ascii="Arial" w:hAnsi="Arial" w:cs="Arial"/>
          <w:color w:val="222222"/>
          <w:sz w:val="20"/>
          <w:szCs w:val="20"/>
          <w:shd w:val="clear" w:color="auto" w:fill="FFFFFF"/>
        </w:rPr>
      </w:pPr>
    </w:p>
    <w:p w14:paraId="52C81034" w14:textId="77777777" w:rsidR="00406E1F" w:rsidDel="005B165A" w:rsidRDefault="00406E1F" w:rsidP="00406E1F">
      <w:pPr>
        <w:jc w:val="both"/>
        <w:rPr>
          <w:del w:id="754" w:author="Dennis Choksi" w:date="2019-04-30T01:36:00Z"/>
          <w:rFonts w:ascii="Arial" w:hAnsi="Arial" w:cs="Arial"/>
          <w:color w:val="222222"/>
          <w:sz w:val="20"/>
          <w:szCs w:val="20"/>
          <w:shd w:val="clear" w:color="auto" w:fill="FFFFFF"/>
        </w:rPr>
      </w:pPr>
    </w:p>
    <w:p w14:paraId="602276C0" w14:textId="77777777" w:rsidR="00406E1F" w:rsidDel="005B165A" w:rsidRDefault="00406E1F" w:rsidP="00406E1F">
      <w:pPr>
        <w:jc w:val="both"/>
        <w:rPr>
          <w:del w:id="755" w:author="Dennis Choksi" w:date="2019-04-30T01:36:00Z"/>
          <w:rFonts w:ascii="Arial" w:hAnsi="Arial" w:cs="Arial"/>
          <w:color w:val="222222"/>
          <w:sz w:val="20"/>
          <w:szCs w:val="20"/>
          <w:shd w:val="clear" w:color="auto" w:fill="FFFFFF"/>
        </w:rPr>
      </w:pPr>
    </w:p>
    <w:p w14:paraId="2532981E" w14:textId="77777777" w:rsidR="00406E1F" w:rsidDel="005B165A" w:rsidRDefault="00406E1F" w:rsidP="00406E1F">
      <w:pPr>
        <w:jc w:val="both"/>
        <w:rPr>
          <w:del w:id="756" w:author="Dennis Choksi" w:date="2019-04-30T01:36:00Z"/>
          <w:rFonts w:ascii="Arial" w:hAnsi="Arial" w:cs="Arial"/>
          <w:color w:val="222222"/>
          <w:sz w:val="20"/>
          <w:szCs w:val="20"/>
          <w:shd w:val="clear" w:color="auto" w:fill="FFFFFF"/>
        </w:rPr>
      </w:pPr>
    </w:p>
    <w:p w14:paraId="21026DC0" w14:textId="77777777" w:rsidR="00406E1F" w:rsidDel="005B165A" w:rsidRDefault="00406E1F" w:rsidP="00406E1F">
      <w:pPr>
        <w:jc w:val="both"/>
        <w:rPr>
          <w:del w:id="757" w:author="Dennis Choksi" w:date="2019-04-30T01:36:00Z"/>
          <w:rFonts w:ascii="Arial" w:hAnsi="Arial" w:cs="Arial"/>
          <w:color w:val="222222"/>
          <w:sz w:val="20"/>
          <w:szCs w:val="20"/>
          <w:shd w:val="clear" w:color="auto" w:fill="FFFFFF"/>
        </w:rPr>
      </w:pPr>
    </w:p>
    <w:p w14:paraId="5C826F83" w14:textId="77777777" w:rsidR="00406E1F" w:rsidRDefault="00406E1F">
      <w:pPr>
        <w:jc w:val="both"/>
        <w:rPr>
          <w:rFonts w:ascii="Arial" w:hAnsi="Arial" w:cs="Arial"/>
          <w:color w:val="222222"/>
          <w:sz w:val="20"/>
          <w:szCs w:val="20"/>
          <w:shd w:val="clear" w:color="auto" w:fill="FFFFFF"/>
        </w:rPr>
        <w:pPrChange w:id="758" w:author="Dennis Choksi" w:date="2019-04-30T01:36:00Z">
          <w:pPr/>
        </w:pPrChange>
      </w:pPr>
      <w:r w:rsidRPr="00406E1F">
        <w:rPr>
          <w:rStyle w:val="Heading2Char"/>
          <w:u w:val="single"/>
        </w:rPr>
        <w:t>Bagging:</w:t>
      </w:r>
      <w:r w:rsidRPr="005B165A">
        <w:rPr>
          <w:rStyle w:val="Heading2Char"/>
          <w:rPrChange w:id="759" w:author="Dennis Choksi" w:date="2019-04-30T01:36:00Z">
            <w:rPr>
              <w:rStyle w:val="Heading2Char"/>
              <w:u w:val="single"/>
            </w:rPr>
          </w:rPrChange>
        </w:rPr>
        <w:t xml:space="preserve"> </w:t>
      </w:r>
      <w:r w:rsidRPr="005B165A">
        <w:rPr>
          <w:rFonts w:ascii="Times New Roman" w:hAnsi="Times New Roman" w:cs="Times New Roman"/>
          <w:color w:val="222222"/>
          <w:sz w:val="24"/>
          <w:szCs w:val="20"/>
          <w:shd w:val="clear" w:color="auto" w:fill="FFFFFF"/>
          <w:rPrChange w:id="760" w:author="Dennis Choksi" w:date="2019-04-30T01:36:00Z">
            <w:rPr>
              <w:rFonts w:ascii="Arial" w:hAnsi="Arial" w:cs="Arial"/>
              <w:color w:val="222222"/>
              <w:sz w:val="20"/>
              <w:szCs w:val="20"/>
              <w:shd w:val="clear" w:color="auto" w:fill="FFFFFF"/>
            </w:rPr>
          </w:rPrChange>
        </w:rPr>
        <w:t xml:space="preserve">The Decision trees obtain a method with high variance and low bias as it fits a complex decision boundary. Thus to reduce the variance we use Bootstrap Aggregation abbreviated as Bagging  which samples the dataset by creating a new dataset with selecting n points with replacement , The bagged tree is tested on the points that are not picked.       </w:t>
      </w:r>
      <w:r>
        <w:rPr>
          <w:rFonts w:ascii="Arial" w:hAnsi="Arial" w:cs="Arial"/>
          <w:color w:val="222222"/>
          <w:sz w:val="20"/>
          <w:szCs w:val="20"/>
          <w:shd w:val="clear" w:color="auto" w:fill="FFFFFF"/>
        </w:rPr>
        <w:t xml:space="preserve">              </w:t>
      </w:r>
    </w:p>
    <w:p w14:paraId="6F0DBD40" w14:textId="4B9A2AFF" w:rsidR="00406E1F" w:rsidRPr="005B165A" w:rsidRDefault="00406E1F">
      <w:pPr>
        <w:jc w:val="both"/>
        <w:rPr>
          <w:rFonts w:ascii="Times New Roman" w:hAnsi="Times New Roman" w:cs="Times New Roman"/>
          <w:color w:val="222222"/>
          <w:sz w:val="24"/>
          <w:szCs w:val="20"/>
          <w:shd w:val="clear" w:color="auto" w:fill="FFFFFF"/>
          <w:rPrChange w:id="761" w:author="Dennis Choksi" w:date="2019-04-30T01:36:00Z">
            <w:rPr>
              <w:rFonts w:ascii="Arial" w:hAnsi="Arial" w:cs="Arial"/>
              <w:color w:val="222222"/>
              <w:sz w:val="20"/>
              <w:szCs w:val="20"/>
              <w:shd w:val="clear" w:color="auto" w:fill="FFFFFF"/>
            </w:rPr>
          </w:rPrChange>
        </w:rPr>
        <w:pPrChange w:id="762" w:author="Dennis Choksi" w:date="2019-04-30T01:36:00Z">
          <w:pPr/>
        </w:pPrChange>
      </w:pPr>
      <w:r w:rsidRPr="005B165A">
        <w:rPr>
          <w:rFonts w:ascii="Times New Roman" w:hAnsi="Times New Roman" w:cs="Times New Roman"/>
          <w:color w:val="222222"/>
          <w:sz w:val="24"/>
          <w:szCs w:val="20"/>
          <w:shd w:val="clear" w:color="auto" w:fill="FFFFFF"/>
          <w:rPrChange w:id="763" w:author="Dennis Choksi" w:date="2019-04-30T01:36:00Z">
            <w:rPr>
              <w:rFonts w:ascii="Arial" w:hAnsi="Arial" w:cs="Arial"/>
              <w:color w:val="222222"/>
              <w:sz w:val="20"/>
              <w:szCs w:val="20"/>
              <w:shd w:val="clear" w:color="auto" w:fill="FFFFFF"/>
            </w:rPr>
          </w:rPrChange>
        </w:rPr>
        <w:t>The method reduces variance as follows:</w:t>
      </w:r>
    </w:p>
    <w:p w14:paraId="7D2229AC" w14:textId="77777777" w:rsidR="00406E1F" w:rsidRDefault="00406E1F" w:rsidP="00406E1F">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noProof/>
        </w:rPr>
        <w:drawing>
          <wp:inline distT="0" distB="0" distL="0" distR="0" wp14:anchorId="1D7929FD" wp14:editId="136748A1">
            <wp:extent cx="3097112" cy="319490"/>
            <wp:effectExtent l="0" t="0" r="825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48193" cy="324759"/>
                    </a:xfrm>
                    <a:prstGeom prst="rect">
                      <a:avLst/>
                    </a:prstGeom>
                  </pic:spPr>
                </pic:pic>
              </a:graphicData>
            </a:graphic>
          </wp:inline>
        </w:drawing>
      </w:r>
    </w:p>
    <w:p w14:paraId="22A59B34" w14:textId="77777777" w:rsidR="00406E1F" w:rsidRDefault="00406E1F" w:rsidP="00406E1F">
      <w:pPr>
        <w:rPr>
          <w:rFonts w:ascii="Arial" w:hAnsi="Arial" w:cs="Arial"/>
          <w:color w:val="222222"/>
          <w:sz w:val="20"/>
          <w:szCs w:val="20"/>
          <w:shd w:val="clear" w:color="auto" w:fill="FFFFFF"/>
        </w:rPr>
      </w:pPr>
      <w:r>
        <w:rPr>
          <w:noProof/>
        </w:rPr>
        <w:t xml:space="preserve">   </w:t>
      </w:r>
      <w:r>
        <w:rPr>
          <w:noProof/>
        </w:rPr>
        <w:drawing>
          <wp:inline distT="0" distB="0" distL="0" distR="0" wp14:anchorId="30BC8469" wp14:editId="04ECFFF5">
            <wp:extent cx="4183016" cy="352540"/>
            <wp:effectExtent l="0" t="0" r="825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02765" cy="362632"/>
                    </a:xfrm>
                    <a:prstGeom prst="rect">
                      <a:avLst/>
                    </a:prstGeom>
                  </pic:spPr>
                </pic:pic>
              </a:graphicData>
            </a:graphic>
          </wp:inline>
        </w:drawing>
      </w:r>
    </w:p>
    <w:p w14:paraId="02811E71" w14:textId="14A4E836" w:rsidR="00406E1F" w:rsidRPr="00406E1F" w:rsidRDefault="00406E1F" w:rsidP="00406E1F">
      <w:r>
        <w:rPr>
          <w:noProof/>
        </w:rPr>
        <w:drawing>
          <wp:inline distT="0" distB="0" distL="0" distR="0" wp14:anchorId="1E80ED5C" wp14:editId="67248170">
            <wp:extent cx="4010098" cy="36355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17963" cy="373336"/>
                    </a:xfrm>
                    <a:prstGeom prst="rect">
                      <a:avLst/>
                    </a:prstGeom>
                  </pic:spPr>
                </pic:pic>
              </a:graphicData>
            </a:graphic>
          </wp:inline>
        </w:drawing>
      </w:r>
      <w:r w:rsidRPr="00406E1F">
        <w:rPr>
          <w:rStyle w:val="Heading2Char"/>
          <w:u w:val="single"/>
        </w:rPr>
        <w:t xml:space="preserve"> </w:t>
      </w:r>
    </w:p>
    <w:p w14:paraId="256628DC" w14:textId="77777777" w:rsidR="005B165A" w:rsidRDefault="005B165A" w:rsidP="00406E1F">
      <w:pPr>
        <w:rPr>
          <w:ins w:id="764" w:author="Dennis Choksi" w:date="2019-04-30T01:36:00Z"/>
          <w:rStyle w:val="Heading2Char"/>
          <w:u w:val="single"/>
        </w:rPr>
      </w:pPr>
    </w:p>
    <w:p w14:paraId="65E35E6B" w14:textId="77777777" w:rsidR="005B165A" w:rsidRDefault="005B165A" w:rsidP="00406E1F">
      <w:pPr>
        <w:rPr>
          <w:ins w:id="765" w:author="Dennis Choksi" w:date="2019-04-30T01:36:00Z"/>
          <w:rStyle w:val="Heading2Char"/>
          <w:u w:val="single"/>
        </w:rPr>
      </w:pPr>
    </w:p>
    <w:p w14:paraId="3FEB73F3" w14:textId="77777777" w:rsidR="005B165A" w:rsidRDefault="005B165A" w:rsidP="00406E1F">
      <w:pPr>
        <w:rPr>
          <w:ins w:id="766" w:author="Dennis Choksi" w:date="2019-04-30T01:36:00Z"/>
          <w:rStyle w:val="Heading2Char"/>
          <w:u w:val="single"/>
        </w:rPr>
      </w:pPr>
    </w:p>
    <w:p w14:paraId="218A0B25" w14:textId="2CFBDC69" w:rsidR="00406E1F" w:rsidRPr="00406E1F" w:rsidRDefault="00406E1F" w:rsidP="00406E1F">
      <w:pPr>
        <w:rPr>
          <w:rStyle w:val="Heading2Char"/>
          <w:u w:val="single"/>
        </w:rPr>
      </w:pPr>
      <w:r w:rsidRPr="00406E1F">
        <w:rPr>
          <w:rStyle w:val="Heading2Char"/>
          <w:u w:val="single"/>
        </w:rPr>
        <w:t>Code</w:t>
      </w:r>
    </w:p>
    <w:p w14:paraId="47DA4D0D" w14:textId="77777777" w:rsidR="00406E1F" w:rsidRPr="00406E1F" w:rsidRDefault="00406E1F" w:rsidP="00406E1F">
      <w:pPr>
        <w:pStyle w:val="SourceCode"/>
        <w:spacing w:after="0"/>
        <w:rPr>
          <w:rStyle w:val="NormalTok"/>
        </w:rPr>
      </w:pPr>
      <w:r w:rsidRPr="00406E1F">
        <w:rPr>
          <w:rStyle w:val="NormalTok"/>
        </w:rPr>
        <w:t>library(randomForest)</w:t>
      </w:r>
    </w:p>
    <w:p w14:paraId="1CCAD7EC" w14:textId="77777777" w:rsidR="00406E1F" w:rsidRPr="00406E1F" w:rsidRDefault="00406E1F" w:rsidP="00406E1F">
      <w:pPr>
        <w:pStyle w:val="SourceCode"/>
        <w:spacing w:after="0"/>
        <w:rPr>
          <w:rStyle w:val="NormalTok"/>
        </w:rPr>
      </w:pPr>
      <w:r w:rsidRPr="00406E1F">
        <w:rPr>
          <w:rStyle w:val="NormalTok"/>
        </w:rPr>
        <w:t>model_bag=randomForest(sc_data1_Train$critical_temp~.,data=sc_data1_Train,mtry=81,ntree=500)</w:t>
      </w:r>
    </w:p>
    <w:p w14:paraId="2CCA374D" w14:textId="77777777" w:rsidR="00406E1F" w:rsidRPr="00406E1F" w:rsidRDefault="00406E1F" w:rsidP="00406E1F">
      <w:pPr>
        <w:pStyle w:val="SourceCode"/>
        <w:spacing w:after="0"/>
        <w:rPr>
          <w:rStyle w:val="NormalTok"/>
        </w:rPr>
      </w:pPr>
      <w:r w:rsidRPr="00406E1F">
        <w:rPr>
          <w:rStyle w:val="NormalTok"/>
        </w:rPr>
        <w:t>varImpPlot(model_bag)</w:t>
      </w:r>
    </w:p>
    <w:p w14:paraId="64B85226" w14:textId="77777777" w:rsidR="00406E1F" w:rsidRPr="00406E1F" w:rsidRDefault="00406E1F" w:rsidP="00406E1F">
      <w:pPr>
        <w:pStyle w:val="SourceCode"/>
        <w:spacing w:after="0"/>
        <w:rPr>
          <w:rStyle w:val="NormalTok"/>
        </w:rPr>
      </w:pPr>
      <w:r w:rsidRPr="00406E1F">
        <w:rPr>
          <w:rStyle w:val="NormalTok"/>
        </w:rPr>
        <w:t>pred_y=predict(model_bag,sc_data1_Test)</w:t>
      </w:r>
    </w:p>
    <w:p w14:paraId="0E345918" w14:textId="77777777" w:rsidR="00406E1F" w:rsidRPr="00406E1F" w:rsidRDefault="00406E1F" w:rsidP="00406E1F">
      <w:pPr>
        <w:spacing w:after="0"/>
        <w:rPr>
          <w:rStyle w:val="NormalTok"/>
        </w:rPr>
      </w:pPr>
    </w:p>
    <w:p w14:paraId="094AA6AB" w14:textId="77777777" w:rsidR="00406E1F" w:rsidRPr="00406E1F" w:rsidRDefault="00406E1F" w:rsidP="00406E1F">
      <w:pPr>
        <w:spacing w:after="0"/>
        <w:rPr>
          <w:rStyle w:val="NormalTok"/>
        </w:rPr>
      </w:pPr>
      <w:r w:rsidRPr="00406E1F">
        <w:rPr>
          <w:rStyle w:val="NormalTok"/>
        </w:rPr>
        <w:t>#R^2</w:t>
      </w:r>
    </w:p>
    <w:p w14:paraId="0FE8A366" w14:textId="77777777" w:rsidR="00406E1F" w:rsidRPr="00406E1F" w:rsidRDefault="00406E1F" w:rsidP="00406E1F">
      <w:pPr>
        <w:spacing w:after="0"/>
        <w:rPr>
          <w:rStyle w:val="NormalTok"/>
        </w:rPr>
      </w:pPr>
      <w:r w:rsidRPr="00406E1F">
        <w:rPr>
          <w:rStyle w:val="NormalTok"/>
        </w:rPr>
        <w:t>RSS=(mean((sc_data1_Test$critical_temp-pred_y)^2))</w:t>
      </w:r>
    </w:p>
    <w:p w14:paraId="6AD13926" w14:textId="77777777" w:rsidR="00406E1F" w:rsidRPr="00406E1F" w:rsidRDefault="00406E1F" w:rsidP="00406E1F">
      <w:pPr>
        <w:spacing w:after="0"/>
        <w:rPr>
          <w:rStyle w:val="NormalTok"/>
        </w:rPr>
      </w:pPr>
      <w:r w:rsidRPr="00406E1F">
        <w:rPr>
          <w:rStyle w:val="NormalTok"/>
        </w:rPr>
        <w:t>TSS=(mean((sc_data1_Test$critical_temp-(mean(sc_data1_Test$critical_temp)))^2))</w:t>
      </w:r>
    </w:p>
    <w:p w14:paraId="778A5060" w14:textId="77777777" w:rsidR="00406E1F" w:rsidRPr="00406E1F" w:rsidRDefault="00406E1F" w:rsidP="00406E1F">
      <w:pPr>
        <w:spacing w:after="0"/>
        <w:rPr>
          <w:rStyle w:val="NormalTok"/>
        </w:rPr>
      </w:pPr>
      <w:r w:rsidRPr="00406E1F">
        <w:rPr>
          <w:rStyle w:val="NormalTok"/>
        </w:rPr>
        <w:t>R_square=1-(RSS/TSS)</w:t>
      </w:r>
    </w:p>
    <w:p w14:paraId="73957C0B" w14:textId="7011F695" w:rsidR="00406E1F" w:rsidRDefault="00406E1F" w:rsidP="00406E1F">
      <w:pPr>
        <w:spacing w:after="0"/>
        <w:rPr>
          <w:rStyle w:val="NormalTok"/>
        </w:rPr>
      </w:pPr>
      <w:r w:rsidRPr="00406E1F">
        <w:rPr>
          <w:rStyle w:val="NormalTok"/>
        </w:rPr>
        <w:t>print(R_square)</w:t>
      </w:r>
    </w:p>
    <w:p w14:paraId="7C2DA511" w14:textId="77777777" w:rsidR="00406E1F" w:rsidRPr="00406E1F" w:rsidRDefault="00406E1F" w:rsidP="00406E1F">
      <w:pPr>
        <w:spacing w:after="0"/>
        <w:rPr>
          <w:rFonts w:ascii="Consolas" w:hAnsi="Consolas"/>
          <w:shd w:val="clear" w:color="auto" w:fill="F8F8F8"/>
        </w:rPr>
      </w:pPr>
    </w:p>
    <w:p w14:paraId="6EB7E812" w14:textId="0B46337B" w:rsidR="00406E1F" w:rsidRDefault="005B165A" w:rsidP="00406E1F">
      <w:pPr>
        <w:rPr>
          <w:rStyle w:val="Heading2Char"/>
          <w:u w:val="single"/>
        </w:rPr>
      </w:pPr>
      <w:r>
        <w:rPr>
          <w:noProof/>
        </w:rPr>
        <w:drawing>
          <wp:anchor distT="0" distB="0" distL="114300" distR="114300" simplePos="0" relativeHeight="251658265" behindDoc="1" locked="0" layoutInCell="1" allowOverlap="1" wp14:anchorId="3DD1261D" wp14:editId="6CD47C2C">
            <wp:simplePos x="0" y="0"/>
            <wp:positionH relativeFrom="margin">
              <wp:posOffset>-7620</wp:posOffset>
            </wp:positionH>
            <wp:positionV relativeFrom="paragraph">
              <wp:posOffset>290195</wp:posOffset>
            </wp:positionV>
            <wp:extent cx="5951263" cy="2720975"/>
            <wp:effectExtent l="19050" t="19050" r="11430" b="222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51263" cy="2720975"/>
                    </a:xfrm>
                    <a:prstGeom prst="rect">
                      <a:avLst/>
                    </a:prstGeom>
                    <a:ln w="19050">
                      <a:solidFill>
                        <a:schemeClr val="tx1"/>
                      </a:solidFill>
                    </a:ln>
                  </pic:spPr>
                </pic:pic>
              </a:graphicData>
            </a:graphic>
          </wp:anchor>
        </w:drawing>
      </w:r>
      <w:r w:rsidR="00406E1F">
        <w:rPr>
          <w:rStyle w:val="Heading2Char"/>
          <w:u w:val="single"/>
        </w:rPr>
        <w:t>Observation</w:t>
      </w:r>
    </w:p>
    <w:p w14:paraId="16370D8E" w14:textId="61C2DA86" w:rsidR="00B65D6F" w:rsidRDefault="00B65D6F" w:rsidP="00406E1F">
      <w:pPr>
        <w:pStyle w:val="ListParagraph"/>
      </w:pPr>
      <w:r>
        <w:br/>
      </w:r>
    </w:p>
    <w:p w14:paraId="3E28B283" w14:textId="77777777" w:rsidR="00406E1F" w:rsidRDefault="00406E1F" w:rsidP="00406E1F"/>
    <w:p w14:paraId="31AD1F3E" w14:textId="77777777" w:rsidR="00406E1F" w:rsidRDefault="00406E1F" w:rsidP="00406E1F"/>
    <w:p w14:paraId="59944B6A" w14:textId="77777777" w:rsidR="00406E1F" w:rsidRDefault="00406E1F" w:rsidP="00406E1F"/>
    <w:p w14:paraId="291DFCB3" w14:textId="77777777" w:rsidR="00406E1F" w:rsidRDefault="00406E1F" w:rsidP="00406E1F"/>
    <w:p w14:paraId="7E7414AC" w14:textId="77777777" w:rsidR="00406E1F" w:rsidRDefault="00406E1F" w:rsidP="00406E1F"/>
    <w:p w14:paraId="464A0CC9" w14:textId="77777777" w:rsidR="00406E1F" w:rsidRDefault="00406E1F" w:rsidP="00406E1F"/>
    <w:p w14:paraId="21D95011" w14:textId="77777777" w:rsidR="00406E1F" w:rsidRDefault="00406E1F" w:rsidP="00406E1F"/>
    <w:p w14:paraId="37F7B6EC" w14:textId="77777777" w:rsidR="00406E1F" w:rsidRDefault="00406E1F" w:rsidP="00406E1F"/>
    <w:p w14:paraId="26AECAEC" w14:textId="50D45740" w:rsidR="00F63B11" w:rsidRPr="005B165A" w:rsidRDefault="00406E1F">
      <w:pPr>
        <w:pStyle w:val="ListParagraph"/>
        <w:numPr>
          <w:ilvl w:val="0"/>
          <w:numId w:val="12"/>
        </w:numPr>
        <w:jc w:val="both"/>
        <w:rPr>
          <w:rFonts w:ascii="Times New Roman" w:hAnsi="Times New Roman" w:cs="Times New Roman"/>
          <w:sz w:val="24"/>
          <w:rPrChange w:id="767" w:author="Dennis Choksi" w:date="2019-04-30T01:37:00Z">
            <w:rPr/>
          </w:rPrChange>
        </w:rPr>
        <w:pPrChange w:id="768" w:author="Dennis Choksi" w:date="2019-04-30T01:37:00Z">
          <w:pPr>
            <w:pStyle w:val="ListParagraph"/>
            <w:numPr>
              <w:numId w:val="12"/>
            </w:numPr>
            <w:ind w:left="360" w:hanging="360"/>
          </w:pPr>
        </w:pPrChange>
      </w:pPr>
      <w:r w:rsidRPr="005B165A">
        <w:rPr>
          <w:rFonts w:ascii="Times New Roman" w:hAnsi="Times New Roman" w:cs="Times New Roman"/>
          <w:sz w:val="24"/>
          <w:rPrChange w:id="769" w:author="Dennis Choksi" w:date="2019-04-30T01:37:00Z">
            <w:rPr/>
          </w:rPrChange>
        </w:rPr>
        <w:t>As expected in Bagging</w:t>
      </w:r>
      <w:ins w:id="770" w:author="Dennis Choksi" w:date="2019-04-30T01:37:00Z">
        <w:r w:rsidR="005B165A">
          <w:rPr>
            <w:rFonts w:ascii="Times New Roman" w:hAnsi="Times New Roman" w:cs="Times New Roman"/>
            <w:sz w:val="24"/>
          </w:rPr>
          <w:t>,</w:t>
        </w:r>
      </w:ins>
      <w:r w:rsidRPr="005B165A">
        <w:rPr>
          <w:rFonts w:ascii="Times New Roman" w:hAnsi="Times New Roman" w:cs="Times New Roman"/>
          <w:sz w:val="24"/>
          <w:rPrChange w:id="771" w:author="Dennis Choksi" w:date="2019-04-30T01:37:00Z">
            <w:rPr/>
          </w:rPrChange>
        </w:rPr>
        <w:t xml:space="preserve"> </w:t>
      </w:r>
      <w:r w:rsidR="00F63B11" w:rsidRPr="005B165A">
        <w:rPr>
          <w:rFonts w:ascii="Times New Roman" w:hAnsi="Times New Roman" w:cs="Times New Roman"/>
          <w:sz w:val="24"/>
          <w:rPrChange w:id="772" w:author="Dennis Choksi" w:date="2019-04-30T01:37:00Z">
            <w:rPr/>
          </w:rPrChange>
        </w:rPr>
        <w:t xml:space="preserve">the variable importance plots show </w:t>
      </w:r>
      <w:del w:id="773" w:author="Dennis Choksi" w:date="2019-04-30T01:37:00Z">
        <w:r w:rsidR="00F63B11" w:rsidRPr="005B165A" w:rsidDel="005B165A">
          <w:rPr>
            <w:rFonts w:ascii="Times New Roman" w:hAnsi="Times New Roman" w:cs="Times New Roman"/>
            <w:sz w:val="24"/>
            <w:rPrChange w:id="774" w:author="Dennis Choksi" w:date="2019-04-30T01:37:00Z">
              <w:rPr/>
            </w:rPrChange>
          </w:rPr>
          <w:delText xml:space="preserve">a </w:delText>
        </w:r>
      </w:del>
      <w:r w:rsidR="00F63B11" w:rsidRPr="005B165A">
        <w:rPr>
          <w:rFonts w:ascii="Times New Roman" w:hAnsi="Times New Roman" w:cs="Times New Roman"/>
          <w:sz w:val="24"/>
          <w:rPrChange w:id="775" w:author="Dennis Choksi" w:date="2019-04-30T01:37:00Z">
            <w:rPr/>
          </w:rPrChange>
        </w:rPr>
        <w:t xml:space="preserve">first two terms most </w:t>
      </w:r>
      <w:ins w:id="776" w:author="Dennis Choksi" w:date="2019-04-30T01:37:00Z">
        <w:r w:rsidR="005B165A">
          <w:rPr>
            <w:rFonts w:ascii="Times New Roman" w:hAnsi="Times New Roman" w:cs="Times New Roman"/>
            <w:sz w:val="24"/>
          </w:rPr>
          <w:t xml:space="preserve">to be the most </w:t>
        </w:r>
      </w:ins>
      <w:r w:rsidR="00F63B11" w:rsidRPr="005B165A">
        <w:rPr>
          <w:rFonts w:ascii="Times New Roman" w:hAnsi="Times New Roman" w:cs="Times New Roman"/>
          <w:sz w:val="24"/>
          <w:rPrChange w:id="777" w:author="Dennis Choksi" w:date="2019-04-30T01:37:00Z">
            <w:rPr/>
          </w:rPrChange>
        </w:rPr>
        <w:t>important</w:t>
      </w:r>
      <w:ins w:id="778" w:author="Dennis Choksi" w:date="2019-04-30T01:37:00Z">
        <w:r w:rsidR="005B165A">
          <w:rPr>
            <w:rFonts w:ascii="Times New Roman" w:hAnsi="Times New Roman" w:cs="Times New Roman"/>
            <w:sz w:val="24"/>
          </w:rPr>
          <w:t xml:space="preserve"> ones,</w:t>
        </w:r>
      </w:ins>
      <w:r w:rsidR="00F63B11" w:rsidRPr="005B165A">
        <w:rPr>
          <w:rFonts w:ascii="Times New Roman" w:hAnsi="Times New Roman" w:cs="Times New Roman"/>
          <w:sz w:val="24"/>
          <w:rPrChange w:id="779" w:author="Dennis Choksi" w:date="2019-04-30T01:37:00Z">
            <w:rPr/>
          </w:rPrChange>
        </w:rPr>
        <w:t xml:space="preserve"> and rest very less</w:t>
      </w:r>
      <w:ins w:id="780" w:author="Dennis Choksi" w:date="2019-04-30T01:37:00Z">
        <w:r w:rsidR="005B165A">
          <w:rPr>
            <w:rFonts w:ascii="Times New Roman" w:hAnsi="Times New Roman" w:cs="Times New Roman"/>
            <w:sz w:val="24"/>
          </w:rPr>
          <w:t xml:space="preserve">. </w:t>
        </w:r>
      </w:ins>
      <w:del w:id="781" w:author="Dennis Choksi" w:date="2019-04-30T01:37:00Z">
        <w:r w:rsidR="00F63B11" w:rsidRPr="005B165A" w:rsidDel="005B165A">
          <w:rPr>
            <w:rFonts w:ascii="Times New Roman" w:hAnsi="Times New Roman" w:cs="Times New Roman"/>
            <w:sz w:val="24"/>
            <w:rPrChange w:id="782" w:author="Dennis Choksi" w:date="2019-04-30T01:37:00Z">
              <w:rPr/>
            </w:rPrChange>
          </w:rPr>
          <w:delText xml:space="preserve">, </w:delText>
        </w:r>
      </w:del>
      <w:ins w:id="783" w:author="Dennis Choksi" w:date="2019-04-30T01:37:00Z">
        <w:r w:rsidR="005B165A">
          <w:rPr>
            <w:rFonts w:ascii="Times New Roman" w:hAnsi="Times New Roman" w:cs="Times New Roman"/>
            <w:sz w:val="24"/>
          </w:rPr>
          <w:t>T</w:t>
        </w:r>
      </w:ins>
      <w:del w:id="784" w:author="Dennis Choksi" w:date="2019-04-30T01:37:00Z">
        <w:r w:rsidR="00F63B11" w:rsidRPr="005B165A" w:rsidDel="005B165A">
          <w:rPr>
            <w:rFonts w:ascii="Times New Roman" w:hAnsi="Times New Roman" w:cs="Times New Roman"/>
            <w:sz w:val="24"/>
            <w:rPrChange w:id="785" w:author="Dennis Choksi" w:date="2019-04-30T01:37:00Z">
              <w:rPr/>
            </w:rPrChange>
          </w:rPr>
          <w:delText>t</w:delText>
        </w:r>
      </w:del>
      <w:r w:rsidR="00F63B11" w:rsidRPr="005B165A">
        <w:rPr>
          <w:rFonts w:ascii="Times New Roman" w:hAnsi="Times New Roman" w:cs="Times New Roman"/>
          <w:sz w:val="24"/>
          <w:rPrChange w:id="786" w:author="Dennis Choksi" w:date="2019-04-30T01:37:00Z">
            <w:rPr/>
          </w:rPrChange>
        </w:rPr>
        <w:t>his happens because of the nature of method to create trees with similar nodes</w:t>
      </w:r>
      <w:ins w:id="787" w:author="Dennis Choksi" w:date="2019-04-30T01:37:00Z">
        <w:r w:rsidR="005B165A">
          <w:rPr>
            <w:rFonts w:ascii="Times New Roman" w:hAnsi="Times New Roman" w:cs="Times New Roman"/>
            <w:sz w:val="24"/>
          </w:rPr>
          <w:t>.</w:t>
        </w:r>
      </w:ins>
      <w:r w:rsidR="00F63B11" w:rsidRPr="005B165A">
        <w:rPr>
          <w:rFonts w:ascii="Times New Roman" w:hAnsi="Times New Roman" w:cs="Times New Roman"/>
          <w:sz w:val="24"/>
          <w:rPrChange w:id="788" w:author="Dennis Choksi" w:date="2019-04-30T01:37:00Z">
            <w:rPr/>
          </w:rPrChange>
        </w:rPr>
        <w:t xml:space="preserve"> </w:t>
      </w:r>
    </w:p>
    <w:p w14:paraId="79EFBA63" w14:textId="77777777" w:rsidR="00F63B11" w:rsidRDefault="00F63B11" w:rsidP="00F63B11"/>
    <w:p w14:paraId="7CCE50B6" w14:textId="71CF5DAC" w:rsidR="00F63B11" w:rsidRPr="00F63B11" w:rsidRDefault="00F63B11" w:rsidP="00F63B11">
      <w:pPr>
        <w:rPr>
          <w:rStyle w:val="Heading2Char"/>
          <w:u w:val="single"/>
        </w:rPr>
      </w:pPr>
      <w:r w:rsidRPr="00F63B11">
        <w:rPr>
          <w:rStyle w:val="Heading2Char"/>
          <w:u w:val="single"/>
        </w:rPr>
        <w:t>Result</w:t>
      </w:r>
    </w:p>
    <w:p w14:paraId="11FB53ED" w14:textId="05B2EA1F" w:rsidR="00F63B11" w:rsidRPr="005B165A" w:rsidRDefault="00F63B11">
      <w:pPr>
        <w:jc w:val="both"/>
        <w:rPr>
          <w:rFonts w:ascii="Times New Roman" w:hAnsi="Times New Roman" w:cs="Times New Roman"/>
          <w:sz w:val="24"/>
          <w:rPrChange w:id="789" w:author="Dennis Choksi" w:date="2019-04-30T01:37:00Z">
            <w:rPr/>
          </w:rPrChange>
        </w:rPr>
        <w:pPrChange w:id="790" w:author="Dennis Choksi" w:date="2019-04-30T01:37:00Z">
          <w:pPr/>
        </w:pPrChange>
      </w:pPr>
      <w:r w:rsidRPr="005B165A">
        <w:rPr>
          <w:rFonts w:ascii="Times New Roman" w:hAnsi="Times New Roman" w:cs="Times New Roman"/>
          <w:sz w:val="24"/>
          <w:rPrChange w:id="791" w:author="Dennis Choksi" w:date="2019-04-30T01:37:00Z">
            <w:rPr/>
          </w:rPrChange>
        </w:rPr>
        <w:t>The Bagging model explains 92.24% of the data showing a significant improvement f</w:t>
      </w:r>
      <w:ins w:id="792" w:author="Dennis Choksi" w:date="2019-04-30T01:39:00Z">
        <w:r w:rsidR="000B658C">
          <w:rPr>
            <w:rFonts w:ascii="Times New Roman" w:hAnsi="Times New Roman" w:cs="Times New Roman"/>
            <w:sz w:val="24"/>
          </w:rPr>
          <w:t>ro</w:t>
        </w:r>
      </w:ins>
      <w:del w:id="793" w:author="Dennis Choksi" w:date="2019-04-30T01:39:00Z">
        <w:r w:rsidRPr="005B165A" w:rsidDel="000B658C">
          <w:rPr>
            <w:rFonts w:ascii="Times New Roman" w:hAnsi="Times New Roman" w:cs="Times New Roman"/>
            <w:sz w:val="24"/>
            <w:rPrChange w:id="794" w:author="Dennis Choksi" w:date="2019-04-30T01:37:00Z">
              <w:rPr/>
            </w:rPrChange>
          </w:rPr>
          <w:delText>or</w:delText>
        </w:r>
      </w:del>
      <w:r w:rsidRPr="005B165A">
        <w:rPr>
          <w:rFonts w:ascii="Times New Roman" w:hAnsi="Times New Roman" w:cs="Times New Roman"/>
          <w:sz w:val="24"/>
          <w:rPrChange w:id="795" w:author="Dennis Choksi" w:date="2019-04-30T01:37:00Z">
            <w:rPr/>
          </w:rPrChange>
        </w:rPr>
        <w:t>m the linear models.</w:t>
      </w:r>
    </w:p>
    <w:p w14:paraId="706E631B" w14:textId="77777777" w:rsidR="00F63B11" w:rsidRDefault="00F63B11" w:rsidP="00F63B11"/>
    <w:p w14:paraId="55DCEB7B" w14:textId="77777777" w:rsidR="00F63B11" w:rsidRDefault="00F63B11" w:rsidP="00F63B11"/>
    <w:p w14:paraId="2478B5ED" w14:textId="7ED33DD5" w:rsidR="00F63B11" w:rsidRPr="005B165A" w:rsidRDefault="00F63B11">
      <w:pPr>
        <w:jc w:val="both"/>
        <w:rPr>
          <w:rFonts w:ascii="Times New Roman" w:hAnsi="Times New Roman" w:cs="Times New Roman"/>
          <w:color w:val="222222"/>
          <w:sz w:val="24"/>
          <w:szCs w:val="20"/>
          <w:shd w:val="clear" w:color="auto" w:fill="FFFFFF"/>
          <w:rPrChange w:id="796" w:author="Dennis Choksi" w:date="2019-04-30T01:37:00Z">
            <w:rPr>
              <w:rFonts w:ascii="Arial" w:hAnsi="Arial" w:cs="Arial"/>
              <w:color w:val="222222"/>
              <w:sz w:val="20"/>
              <w:szCs w:val="20"/>
              <w:shd w:val="clear" w:color="auto" w:fill="FFFFFF"/>
            </w:rPr>
          </w:rPrChange>
        </w:rPr>
        <w:pPrChange w:id="797" w:author="Dennis Choksi" w:date="2019-04-30T01:37:00Z">
          <w:pPr/>
        </w:pPrChange>
      </w:pPr>
      <w:r w:rsidRPr="00F63B11">
        <w:rPr>
          <w:rStyle w:val="Heading2Char"/>
          <w:u w:val="single"/>
        </w:rPr>
        <w:t>Random Forests</w:t>
      </w:r>
      <w:r>
        <w:rPr>
          <w:rStyle w:val="Heading2Char"/>
          <w:u w:val="single"/>
        </w:rPr>
        <w:t>:</w:t>
      </w:r>
      <w:r w:rsidRPr="005B165A">
        <w:rPr>
          <w:rStyle w:val="Heading2Char"/>
          <w:rPrChange w:id="798" w:author="Dennis Choksi" w:date="2019-04-30T01:38:00Z">
            <w:rPr>
              <w:rStyle w:val="Heading2Char"/>
              <w:u w:val="single"/>
            </w:rPr>
          </w:rPrChange>
        </w:rPr>
        <w:t xml:space="preserve"> </w:t>
      </w:r>
      <w:r w:rsidRPr="005B165A">
        <w:rPr>
          <w:rFonts w:ascii="Times New Roman" w:hAnsi="Times New Roman" w:cs="Times New Roman"/>
          <w:color w:val="222222"/>
          <w:sz w:val="24"/>
          <w:szCs w:val="20"/>
          <w:shd w:val="clear" w:color="auto" w:fill="FFFFFF"/>
          <w:rPrChange w:id="799" w:author="Dennis Choksi" w:date="2019-04-30T01:37:00Z">
            <w:rPr>
              <w:rFonts w:ascii="Arial" w:hAnsi="Arial" w:cs="Arial"/>
              <w:color w:val="222222"/>
              <w:sz w:val="20"/>
              <w:szCs w:val="20"/>
              <w:shd w:val="clear" w:color="auto" w:fill="FFFFFF"/>
            </w:rPr>
          </w:rPrChange>
        </w:rPr>
        <w:t>Bagging is a special case of Random Forest in which all the variables are considered</w:t>
      </w:r>
      <w:ins w:id="800" w:author="Eric Czarnecki" w:date="2019-04-29T15:18:00Z">
        <w:r w:rsidR="000A31F8" w:rsidRPr="005B165A">
          <w:rPr>
            <w:rFonts w:ascii="Times New Roman" w:hAnsi="Times New Roman" w:cs="Times New Roman"/>
            <w:color w:val="222222"/>
            <w:sz w:val="24"/>
            <w:szCs w:val="20"/>
            <w:shd w:val="clear" w:color="auto" w:fill="FFFFFF"/>
            <w:rPrChange w:id="801" w:author="Dennis Choksi" w:date="2019-04-30T01:37:00Z">
              <w:rPr>
                <w:rFonts w:ascii="Arial" w:hAnsi="Arial" w:cs="Arial"/>
                <w:color w:val="222222"/>
                <w:sz w:val="20"/>
                <w:szCs w:val="20"/>
                <w:shd w:val="clear" w:color="auto" w:fill="FFFFFF"/>
              </w:rPr>
            </w:rPrChange>
          </w:rPr>
          <w:t>.</w:t>
        </w:r>
      </w:ins>
      <w:del w:id="802" w:author="Eric Czarnecki" w:date="2019-04-29T15:18:00Z">
        <w:r w:rsidRPr="005B165A">
          <w:rPr>
            <w:rFonts w:ascii="Times New Roman" w:hAnsi="Times New Roman" w:cs="Times New Roman"/>
            <w:color w:val="222222"/>
            <w:sz w:val="24"/>
            <w:szCs w:val="20"/>
            <w:shd w:val="clear" w:color="auto" w:fill="FFFFFF"/>
            <w:rPrChange w:id="803" w:author="Dennis Choksi" w:date="2019-04-30T01:37:00Z">
              <w:rPr>
                <w:rFonts w:ascii="Arial" w:hAnsi="Arial" w:cs="Arial"/>
                <w:color w:val="222222"/>
                <w:sz w:val="20"/>
                <w:szCs w:val="20"/>
                <w:shd w:val="clear" w:color="auto" w:fill="FFFFFF"/>
              </w:rPr>
            </w:rPrChange>
          </w:rPr>
          <w:delText xml:space="preserve"> ,</w:delText>
        </w:r>
      </w:del>
      <w:r w:rsidRPr="005B165A">
        <w:rPr>
          <w:rFonts w:ascii="Times New Roman" w:hAnsi="Times New Roman" w:cs="Times New Roman"/>
          <w:color w:val="222222"/>
          <w:sz w:val="24"/>
          <w:szCs w:val="20"/>
          <w:shd w:val="clear" w:color="auto" w:fill="FFFFFF"/>
          <w:rPrChange w:id="804" w:author="Dennis Choksi" w:date="2019-04-30T01:37:00Z">
            <w:rPr>
              <w:rFonts w:ascii="Arial" w:hAnsi="Arial" w:cs="Arial"/>
              <w:color w:val="222222"/>
              <w:sz w:val="20"/>
              <w:szCs w:val="20"/>
              <w:shd w:val="clear" w:color="auto" w:fill="FFFFFF"/>
            </w:rPr>
          </w:rPrChange>
        </w:rPr>
        <w:t xml:space="preserve"> In </w:t>
      </w:r>
      <w:ins w:id="805" w:author="Eric Czarnecki" w:date="2019-04-29T15:18:00Z">
        <w:r w:rsidR="00584663" w:rsidRPr="005B165A">
          <w:rPr>
            <w:rFonts w:ascii="Times New Roman" w:hAnsi="Times New Roman" w:cs="Times New Roman"/>
            <w:color w:val="222222"/>
            <w:sz w:val="24"/>
            <w:szCs w:val="20"/>
            <w:shd w:val="clear" w:color="auto" w:fill="FFFFFF"/>
            <w:rPrChange w:id="806" w:author="Dennis Choksi" w:date="2019-04-30T01:37:00Z">
              <w:rPr>
                <w:rFonts w:ascii="Arial" w:hAnsi="Arial" w:cs="Arial"/>
                <w:color w:val="222222"/>
                <w:sz w:val="20"/>
                <w:szCs w:val="20"/>
                <w:shd w:val="clear" w:color="auto" w:fill="FFFFFF"/>
              </w:rPr>
            </w:rPrChange>
          </w:rPr>
          <w:t xml:space="preserve">the </w:t>
        </w:r>
      </w:ins>
      <w:r w:rsidRPr="005B165A">
        <w:rPr>
          <w:rFonts w:ascii="Times New Roman" w:hAnsi="Times New Roman" w:cs="Times New Roman"/>
          <w:color w:val="222222"/>
          <w:sz w:val="24"/>
          <w:szCs w:val="20"/>
          <w:shd w:val="clear" w:color="auto" w:fill="FFFFFF"/>
          <w:rPrChange w:id="807" w:author="Dennis Choksi" w:date="2019-04-30T01:37:00Z">
            <w:rPr>
              <w:rFonts w:ascii="Arial" w:hAnsi="Arial" w:cs="Arial"/>
              <w:color w:val="222222"/>
              <w:sz w:val="20"/>
              <w:szCs w:val="20"/>
              <w:shd w:val="clear" w:color="auto" w:fill="FFFFFF"/>
            </w:rPr>
          </w:rPrChange>
        </w:rPr>
        <w:t>case of bagging</w:t>
      </w:r>
      <w:ins w:id="808" w:author="Eric Czarnecki" w:date="2019-04-29T15:18:00Z">
        <w:r w:rsidR="00584663" w:rsidRPr="005B165A">
          <w:rPr>
            <w:rFonts w:ascii="Times New Roman" w:hAnsi="Times New Roman" w:cs="Times New Roman"/>
            <w:color w:val="222222"/>
            <w:sz w:val="24"/>
            <w:szCs w:val="20"/>
            <w:shd w:val="clear" w:color="auto" w:fill="FFFFFF"/>
            <w:rPrChange w:id="809" w:author="Dennis Choksi" w:date="2019-04-30T01:37:00Z">
              <w:rPr>
                <w:rFonts w:ascii="Arial" w:hAnsi="Arial" w:cs="Arial"/>
                <w:color w:val="222222"/>
                <w:sz w:val="20"/>
                <w:szCs w:val="20"/>
                <w:shd w:val="clear" w:color="auto" w:fill="FFFFFF"/>
              </w:rPr>
            </w:rPrChange>
          </w:rPr>
          <w:t>,</w:t>
        </w:r>
      </w:ins>
      <w:r w:rsidRPr="005B165A">
        <w:rPr>
          <w:rFonts w:ascii="Times New Roman" w:hAnsi="Times New Roman" w:cs="Times New Roman"/>
          <w:color w:val="222222"/>
          <w:sz w:val="24"/>
          <w:szCs w:val="20"/>
          <w:shd w:val="clear" w:color="auto" w:fill="FFFFFF"/>
          <w:rPrChange w:id="810" w:author="Dennis Choksi" w:date="2019-04-30T01:37:00Z">
            <w:rPr>
              <w:rFonts w:ascii="Arial" w:hAnsi="Arial" w:cs="Arial"/>
              <w:color w:val="222222"/>
              <w:sz w:val="20"/>
              <w:szCs w:val="20"/>
              <w:shd w:val="clear" w:color="auto" w:fill="FFFFFF"/>
            </w:rPr>
          </w:rPrChange>
        </w:rPr>
        <w:t xml:space="preserve"> since all the predictors are considered while creating each tree</w:t>
      </w:r>
      <w:ins w:id="811" w:author="Eric Czarnecki" w:date="2019-04-29T15:18:00Z">
        <w:r w:rsidR="00584663" w:rsidRPr="005B165A">
          <w:rPr>
            <w:rFonts w:ascii="Times New Roman" w:hAnsi="Times New Roman" w:cs="Times New Roman"/>
            <w:color w:val="222222"/>
            <w:sz w:val="24"/>
            <w:szCs w:val="20"/>
            <w:shd w:val="clear" w:color="auto" w:fill="FFFFFF"/>
            <w:rPrChange w:id="812" w:author="Dennis Choksi" w:date="2019-04-30T01:37:00Z">
              <w:rPr>
                <w:rFonts w:ascii="Arial" w:hAnsi="Arial" w:cs="Arial"/>
                <w:color w:val="222222"/>
                <w:sz w:val="20"/>
                <w:szCs w:val="20"/>
                <w:shd w:val="clear" w:color="auto" w:fill="FFFFFF"/>
              </w:rPr>
            </w:rPrChange>
          </w:rPr>
          <w:t>,</w:t>
        </w:r>
      </w:ins>
      <w:r w:rsidRPr="005B165A">
        <w:rPr>
          <w:rFonts w:ascii="Times New Roman" w:hAnsi="Times New Roman" w:cs="Times New Roman"/>
          <w:color w:val="222222"/>
          <w:sz w:val="24"/>
          <w:szCs w:val="20"/>
          <w:shd w:val="clear" w:color="auto" w:fill="FFFFFF"/>
          <w:rPrChange w:id="813" w:author="Dennis Choksi" w:date="2019-04-30T01:37:00Z">
            <w:rPr>
              <w:rFonts w:ascii="Arial" w:hAnsi="Arial" w:cs="Arial"/>
              <w:color w:val="222222"/>
              <w:sz w:val="20"/>
              <w:szCs w:val="20"/>
              <w:shd w:val="clear" w:color="auto" w:fill="FFFFFF"/>
            </w:rPr>
          </w:rPrChange>
        </w:rPr>
        <w:t xml:space="preserve"> most of the trees will have similar nodes</w:t>
      </w:r>
      <w:ins w:id="814" w:author="Eric Czarnecki" w:date="2019-04-29T15:19:00Z">
        <w:r w:rsidR="00D001FA" w:rsidRPr="005B165A">
          <w:rPr>
            <w:rFonts w:ascii="Times New Roman" w:hAnsi="Times New Roman" w:cs="Times New Roman"/>
            <w:color w:val="222222"/>
            <w:sz w:val="24"/>
            <w:szCs w:val="20"/>
            <w:shd w:val="clear" w:color="auto" w:fill="FFFFFF"/>
            <w:rPrChange w:id="815" w:author="Dennis Choksi" w:date="2019-04-30T01:37:00Z">
              <w:rPr>
                <w:rFonts w:ascii="Arial" w:hAnsi="Arial" w:cs="Arial"/>
                <w:color w:val="222222"/>
                <w:sz w:val="20"/>
                <w:szCs w:val="20"/>
                <w:shd w:val="clear" w:color="auto" w:fill="FFFFFF"/>
              </w:rPr>
            </w:rPrChange>
          </w:rPr>
          <w:t>,</w:t>
        </w:r>
      </w:ins>
      <w:r w:rsidRPr="005B165A">
        <w:rPr>
          <w:rFonts w:ascii="Times New Roman" w:hAnsi="Times New Roman" w:cs="Times New Roman"/>
          <w:color w:val="222222"/>
          <w:sz w:val="24"/>
          <w:szCs w:val="20"/>
          <w:shd w:val="clear" w:color="auto" w:fill="FFFFFF"/>
          <w:rPrChange w:id="816" w:author="Dennis Choksi" w:date="2019-04-30T01:37:00Z">
            <w:rPr>
              <w:rFonts w:ascii="Arial" w:hAnsi="Arial" w:cs="Arial"/>
              <w:color w:val="222222"/>
              <w:sz w:val="20"/>
              <w:szCs w:val="20"/>
              <w:shd w:val="clear" w:color="auto" w:fill="FFFFFF"/>
            </w:rPr>
          </w:rPrChange>
        </w:rPr>
        <w:t xml:space="preserve"> and</w:t>
      </w:r>
      <w:ins w:id="817" w:author="Eric Czarnecki" w:date="2019-04-29T15:19:00Z">
        <w:r w:rsidR="00D001FA" w:rsidRPr="005B165A">
          <w:rPr>
            <w:rFonts w:ascii="Times New Roman" w:hAnsi="Times New Roman" w:cs="Times New Roman"/>
            <w:color w:val="222222"/>
            <w:sz w:val="24"/>
            <w:szCs w:val="20"/>
            <w:shd w:val="clear" w:color="auto" w:fill="FFFFFF"/>
            <w:rPrChange w:id="818" w:author="Dennis Choksi" w:date="2019-04-30T01:37:00Z">
              <w:rPr>
                <w:rFonts w:ascii="Arial" w:hAnsi="Arial" w:cs="Arial"/>
                <w:color w:val="222222"/>
                <w:sz w:val="20"/>
                <w:szCs w:val="20"/>
                <w:shd w:val="clear" w:color="auto" w:fill="FFFFFF"/>
              </w:rPr>
            </w:rPrChange>
          </w:rPr>
          <w:t>, consequently,</w:t>
        </w:r>
      </w:ins>
      <w:del w:id="819" w:author="Eric Czarnecki" w:date="2019-04-29T15:19:00Z">
        <w:r w:rsidRPr="005B165A">
          <w:rPr>
            <w:rFonts w:ascii="Times New Roman" w:hAnsi="Times New Roman" w:cs="Times New Roman"/>
            <w:color w:val="222222"/>
            <w:sz w:val="24"/>
            <w:szCs w:val="20"/>
            <w:shd w:val="clear" w:color="auto" w:fill="FFFFFF"/>
            <w:rPrChange w:id="820" w:author="Dennis Choksi" w:date="2019-04-30T01:37:00Z">
              <w:rPr>
                <w:rFonts w:ascii="Arial" w:hAnsi="Arial" w:cs="Arial"/>
                <w:color w:val="222222"/>
                <w:sz w:val="20"/>
                <w:szCs w:val="20"/>
                <w:shd w:val="clear" w:color="auto" w:fill="FFFFFF"/>
              </w:rPr>
            </w:rPrChange>
          </w:rPr>
          <w:delText xml:space="preserve"> due to this</w:delText>
        </w:r>
      </w:del>
      <w:r w:rsidRPr="005B165A">
        <w:rPr>
          <w:rFonts w:ascii="Times New Roman" w:hAnsi="Times New Roman" w:cs="Times New Roman"/>
          <w:color w:val="222222"/>
          <w:sz w:val="24"/>
          <w:szCs w:val="20"/>
          <w:shd w:val="clear" w:color="auto" w:fill="FFFFFF"/>
          <w:rPrChange w:id="821" w:author="Dennis Choksi" w:date="2019-04-30T01:37:00Z">
            <w:rPr>
              <w:rFonts w:ascii="Arial" w:hAnsi="Arial" w:cs="Arial"/>
              <w:color w:val="222222"/>
              <w:sz w:val="20"/>
              <w:szCs w:val="20"/>
              <w:shd w:val="clear" w:color="auto" w:fill="FFFFFF"/>
            </w:rPr>
          </w:rPrChange>
        </w:rPr>
        <w:t xml:space="preserve"> the trees will be correlated. As shown above</w:t>
      </w:r>
      <w:ins w:id="822" w:author="Eric Czarnecki" w:date="2019-04-29T15:20:00Z">
        <w:r w:rsidR="00D001FA" w:rsidRPr="005B165A">
          <w:rPr>
            <w:rFonts w:ascii="Times New Roman" w:hAnsi="Times New Roman" w:cs="Times New Roman"/>
            <w:color w:val="222222"/>
            <w:sz w:val="24"/>
            <w:szCs w:val="20"/>
            <w:shd w:val="clear" w:color="auto" w:fill="FFFFFF"/>
            <w:rPrChange w:id="823" w:author="Dennis Choksi" w:date="2019-04-30T01:37:00Z">
              <w:rPr>
                <w:rFonts w:ascii="Arial" w:hAnsi="Arial" w:cs="Arial"/>
                <w:color w:val="222222"/>
                <w:sz w:val="20"/>
                <w:szCs w:val="20"/>
                <w:shd w:val="clear" w:color="auto" w:fill="FFFFFF"/>
              </w:rPr>
            </w:rPrChange>
          </w:rPr>
          <w:t>,</w:t>
        </w:r>
      </w:ins>
      <w:r w:rsidRPr="005B165A">
        <w:rPr>
          <w:rFonts w:ascii="Times New Roman" w:hAnsi="Times New Roman" w:cs="Times New Roman"/>
          <w:color w:val="222222"/>
          <w:sz w:val="24"/>
          <w:szCs w:val="20"/>
          <w:shd w:val="clear" w:color="auto" w:fill="FFFFFF"/>
          <w:rPrChange w:id="824" w:author="Dennis Choksi" w:date="2019-04-30T01:37:00Z">
            <w:rPr>
              <w:rFonts w:ascii="Arial" w:hAnsi="Arial" w:cs="Arial"/>
              <w:color w:val="222222"/>
              <w:sz w:val="20"/>
              <w:szCs w:val="20"/>
              <w:shd w:val="clear" w:color="auto" w:fill="FFFFFF"/>
            </w:rPr>
          </w:rPrChange>
        </w:rPr>
        <w:t xml:space="preserve"> the variance reduces while averaging</w:t>
      </w:r>
      <w:ins w:id="825" w:author="Eric Czarnecki" w:date="2019-04-29T15:20:00Z">
        <w:r w:rsidR="00D001FA" w:rsidRPr="005B165A">
          <w:rPr>
            <w:rFonts w:ascii="Times New Roman" w:hAnsi="Times New Roman" w:cs="Times New Roman"/>
            <w:color w:val="222222"/>
            <w:sz w:val="24"/>
            <w:szCs w:val="20"/>
            <w:shd w:val="clear" w:color="auto" w:fill="FFFFFF"/>
            <w:rPrChange w:id="826" w:author="Dennis Choksi" w:date="2019-04-30T01:37:00Z">
              <w:rPr>
                <w:rFonts w:ascii="Arial" w:hAnsi="Arial" w:cs="Arial"/>
                <w:color w:val="222222"/>
                <w:sz w:val="20"/>
                <w:szCs w:val="20"/>
                <w:shd w:val="clear" w:color="auto" w:fill="FFFFFF"/>
              </w:rPr>
            </w:rPrChange>
          </w:rPr>
          <w:t>,</w:t>
        </w:r>
      </w:ins>
      <w:r w:rsidRPr="005B165A">
        <w:rPr>
          <w:rFonts w:ascii="Times New Roman" w:hAnsi="Times New Roman" w:cs="Times New Roman"/>
          <w:color w:val="222222"/>
          <w:sz w:val="24"/>
          <w:szCs w:val="20"/>
          <w:shd w:val="clear" w:color="auto" w:fill="FFFFFF"/>
          <w:rPrChange w:id="827" w:author="Dennis Choksi" w:date="2019-04-30T01:37:00Z">
            <w:rPr>
              <w:rFonts w:ascii="Arial" w:hAnsi="Arial" w:cs="Arial"/>
              <w:color w:val="222222"/>
              <w:sz w:val="20"/>
              <w:szCs w:val="20"/>
              <w:shd w:val="clear" w:color="auto" w:fill="FFFFFF"/>
            </w:rPr>
          </w:rPrChange>
        </w:rPr>
        <w:t xml:space="preserve"> but this formula </w:t>
      </w:r>
      <w:del w:id="828" w:author="Eric Czarnecki" w:date="2019-04-29T15:20:00Z">
        <w:r w:rsidRPr="005B165A">
          <w:rPr>
            <w:rFonts w:ascii="Times New Roman" w:hAnsi="Times New Roman" w:cs="Times New Roman"/>
            <w:color w:val="222222"/>
            <w:sz w:val="24"/>
            <w:szCs w:val="20"/>
            <w:shd w:val="clear" w:color="auto" w:fill="FFFFFF"/>
            <w:rPrChange w:id="829" w:author="Dennis Choksi" w:date="2019-04-30T01:37:00Z">
              <w:rPr>
                <w:rFonts w:ascii="Arial" w:hAnsi="Arial" w:cs="Arial"/>
                <w:color w:val="222222"/>
                <w:sz w:val="20"/>
                <w:szCs w:val="20"/>
                <w:shd w:val="clear" w:color="auto" w:fill="FFFFFF"/>
              </w:rPr>
            </w:rPrChange>
          </w:rPr>
          <w:delText>has a limitation that the terms should</w:delText>
        </w:r>
      </w:del>
      <w:ins w:id="830" w:author="Eric Czarnecki" w:date="2019-04-29T15:20:00Z">
        <w:r w:rsidR="00D001FA" w:rsidRPr="005B165A">
          <w:rPr>
            <w:rFonts w:ascii="Times New Roman" w:hAnsi="Times New Roman" w:cs="Times New Roman"/>
            <w:color w:val="222222"/>
            <w:sz w:val="24"/>
            <w:szCs w:val="20"/>
            <w:shd w:val="clear" w:color="auto" w:fill="FFFFFF"/>
            <w:rPrChange w:id="831" w:author="Dennis Choksi" w:date="2019-04-30T01:37:00Z">
              <w:rPr>
                <w:rFonts w:ascii="Arial" w:hAnsi="Arial" w:cs="Arial"/>
                <w:color w:val="222222"/>
                <w:sz w:val="20"/>
                <w:szCs w:val="20"/>
                <w:shd w:val="clear" w:color="auto" w:fill="FFFFFF"/>
              </w:rPr>
            </w:rPrChange>
          </w:rPr>
          <w:t xml:space="preserve">is limited because the terms </w:t>
        </w:r>
        <w:r w:rsidR="003114AE" w:rsidRPr="005B165A">
          <w:rPr>
            <w:rFonts w:ascii="Times New Roman" w:hAnsi="Times New Roman" w:cs="Times New Roman"/>
            <w:color w:val="222222"/>
            <w:sz w:val="24"/>
            <w:szCs w:val="20"/>
            <w:shd w:val="clear" w:color="auto" w:fill="FFFFFF"/>
            <w:rPrChange w:id="832" w:author="Dennis Choksi" w:date="2019-04-30T01:37:00Z">
              <w:rPr>
                <w:rFonts w:ascii="Arial" w:hAnsi="Arial" w:cs="Arial"/>
                <w:color w:val="222222"/>
                <w:sz w:val="20"/>
                <w:szCs w:val="20"/>
                <w:shd w:val="clear" w:color="auto" w:fill="FFFFFF"/>
              </w:rPr>
            </w:rPrChange>
          </w:rPr>
          <w:t>should</w:t>
        </w:r>
      </w:ins>
      <w:r w:rsidRPr="005B165A">
        <w:rPr>
          <w:rFonts w:ascii="Times New Roman" w:hAnsi="Times New Roman" w:cs="Times New Roman"/>
          <w:color w:val="222222"/>
          <w:sz w:val="24"/>
          <w:szCs w:val="20"/>
          <w:shd w:val="clear" w:color="auto" w:fill="FFFFFF"/>
          <w:rPrChange w:id="833" w:author="Dennis Choksi" w:date="2019-04-30T01:37:00Z">
            <w:rPr>
              <w:rFonts w:ascii="Arial" w:hAnsi="Arial" w:cs="Arial"/>
              <w:color w:val="222222"/>
              <w:sz w:val="20"/>
              <w:szCs w:val="20"/>
              <w:shd w:val="clear" w:color="auto" w:fill="FFFFFF"/>
            </w:rPr>
          </w:rPrChange>
        </w:rPr>
        <w:t xml:space="preserve"> be independent. Hence</w:t>
      </w:r>
      <w:ins w:id="834" w:author="Eric Czarnecki" w:date="2019-04-29T15:20:00Z">
        <w:r w:rsidR="003114AE" w:rsidRPr="005B165A">
          <w:rPr>
            <w:rFonts w:ascii="Times New Roman" w:hAnsi="Times New Roman" w:cs="Times New Roman"/>
            <w:color w:val="222222"/>
            <w:sz w:val="24"/>
            <w:szCs w:val="20"/>
            <w:shd w:val="clear" w:color="auto" w:fill="FFFFFF"/>
            <w:rPrChange w:id="835" w:author="Dennis Choksi" w:date="2019-04-30T01:37:00Z">
              <w:rPr>
                <w:rFonts w:ascii="Arial" w:hAnsi="Arial" w:cs="Arial"/>
                <w:color w:val="222222"/>
                <w:sz w:val="20"/>
                <w:szCs w:val="20"/>
                <w:shd w:val="clear" w:color="auto" w:fill="FFFFFF"/>
              </w:rPr>
            </w:rPrChange>
          </w:rPr>
          <w:t>,</w:t>
        </w:r>
      </w:ins>
      <w:r w:rsidRPr="005B165A">
        <w:rPr>
          <w:rFonts w:ascii="Times New Roman" w:hAnsi="Times New Roman" w:cs="Times New Roman"/>
          <w:color w:val="222222"/>
          <w:sz w:val="24"/>
          <w:szCs w:val="20"/>
          <w:shd w:val="clear" w:color="auto" w:fill="FFFFFF"/>
          <w:rPrChange w:id="836" w:author="Dennis Choksi" w:date="2019-04-30T01:37:00Z">
            <w:rPr>
              <w:rFonts w:ascii="Arial" w:hAnsi="Arial" w:cs="Arial"/>
              <w:color w:val="222222"/>
              <w:sz w:val="20"/>
              <w:szCs w:val="20"/>
              <w:shd w:val="clear" w:color="auto" w:fill="FFFFFF"/>
            </w:rPr>
          </w:rPrChange>
        </w:rPr>
        <w:t xml:space="preserve"> Bagging may not reduce variance.</w:t>
      </w:r>
    </w:p>
    <w:p w14:paraId="45E800AA" w14:textId="30777CF1" w:rsidR="00F63B11" w:rsidRPr="005B165A" w:rsidRDefault="00F63B11">
      <w:pPr>
        <w:jc w:val="both"/>
        <w:rPr>
          <w:rFonts w:ascii="Times New Roman" w:hAnsi="Times New Roman" w:cs="Times New Roman"/>
          <w:color w:val="222222"/>
          <w:sz w:val="24"/>
          <w:szCs w:val="20"/>
          <w:shd w:val="clear" w:color="auto" w:fill="FFFFFF"/>
          <w:rPrChange w:id="837" w:author="Dennis Choksi" w:date="2019-04-30T01:37:00Z">
            <w:rPr>
              <w:rFonts w:ascii="Arial" w:hAnsi="Arial" w:cs="Arial"/>
              <w:color w:val="222222"/>
              <w:sz w:val="20"/>
              <w:szCs w:val="20"/>
              <w:shd w:val="clear" w:color="auto" w:fill="FFFFFF"/>
            </w:rPr>
          </w:rPrChange>
        </w:rPr>
        <w:pPrChange w:id="838" w:author="Dennis Choksi" w:date="2019-04-30T01:37:00Z">
          <w:pPr/>
        </w:pPrChange>
      </w:pPr>
      <w:r w:rsidRPr="005B165A">
        <w:rPr>
          <w:rFonts w:ascii="Times New Roman" w:hAnsi="Times New Roman" w:cs="Times New Roman"/>
          <w:color w:val="222222"/>
          <w:sz w:val="24"/>
          <w:szCs w:val="20"/>
          <w:shd w:val="clear" w:color="auto" w:fill="FFFFFF"/>
          <w:rPrChange w:id="839" w:author="Dennis Choksi" w:date="2019-04-30T01:37:00Z">
            <w:rPr>
              <w:rFonts w:ascii="Arial" w:hAnsi="Arial" w:cs="Arial"/>
              <w:color w:val="222222"/>
              <w:sz w:val="20"/>
              <w:szCs w:val="20"/>
              <w:shd w:val="clear" w:color="auto" w:fill="FFFFFF"/>
            </w:rPr>
          </w:rPrChange>
        </w:rPr>
        <w:t>To overcome this</w:t>
      </w:r>
      <w:ins w:id="840" w:author="Eric Czarnecki" w:date="2019-04-29T15:20:00Z">
        <w:r w:rsidR="003114AE" w:rsidRPr="005B165A">
          <w:rPr>
            <w:rFonts w:ascii="Times New Roman" w:hAnsi="Times New Roman" w:cs="Times New Roman"/>
            <w:color w:val="222222"/>
            <w:sz w:val="24"/>
            <w:szCs w:val="20"/>
            <w:shd w:val="clear" w:color="auto" w:fill="FFFFFF"/>
            <w:rPrChange w:id="841" w:author="Dennis Choksi" w:date="2019-04-30T01:37:00Z">
              <w:rPr>
                <w:rFonts w:ascii="Arial" w:hAnsi="Arial" w:cs="Arial"/>
                <w:color w:val="222222"/>
                <w:sz w:val="20"/>
                <w:szCs w:val="20"/>
                <w:shd w:val="clear" w:color="auto" w:fill="FFFFFF"/>
              </w:rPr>
            </w:rPrChange>
          </w:rPr>
          <w:t>,</w:t>
        </w:r>
      </w:ins>
      <w:r w:rsidRPr="005B165A">
        <w:rPr>
          <w:rFonts w:ascii="Times New Roman" w:hAnsi="Times New Roman" w:cs="Times New Roman"/>
          <w:color w:val="222222"/>
          <w:sz w:val="24"/>
          <w:szCs w:val="20"/>
          <w:shd w:val="clear" w:color="auto" w:fill="FFFFFF"/>
          <w:rPrChange w:id="842" w:author="Dennis Choksi" w:date="2019-04-30T01:37:00Z">
            <w:rPr>
              <w:rFonts w:ascii="Arial" w:hAnsi="Arial" w:cs="Arial"/>
              <w:color w:val="222222"/>
              <w:sz w:val="20"/>
              <w:szCs w:val="20"/>
              <w:shd w:val="clear" w:color="auto" w:fill="FFFFFF"/>
            </w:rPr>
          </w:rPrChange>
        </w:rPr>
        <w:t xml:space="preserve"> </w:t>
      </w:r>
      <w:del w:id="843" w:author="Dennis Choksi" w:date="2019-04-30T01:39:00Z">
        <w:r w:rsidRPr="005B165A" w:rsidDel="000B658C">
          <w:rPr>
            <w:rFonts w:ascii="Times New Roman" w:hAnsi="Times New Roman" w:cs="Times New Roman"/>
            <w:color w:val="222222"/>
            <w:sz w:val="24"/>
            <w:szCs w:val="20"/>
            <w:shd w:val="clear" w:color="auto" w:fill="FFFFFF"/>
            <w:rPrChange w:id="844" w:author="Dennis Choksi" w:date="2019-04-30T01:37:00Z">
              <w:rPr>
                <w:rFonts w:ascii="Arial" w:hAnsi="Arial" w:cs="Arial"/>
                <w:color w:val="222222"/>
                <w:sz w:val="20"/>
                <w:szCs w:val="20"/>
                <w:shd w:val="clear" w:color="auto" w:fill="FFFFFF"/>
              </w:rPr>
            </w:rPrChange>
          </w:rPr>
          <w:delText xml:space="preserve">we use </w:delText>
        </w:r>
      </w:del>
      <w:r w:rsidRPr="005B165A">
        <w:rPr>
          <w:rFonts w:ascii="Times New Roman" w:hAnsi="Times New Roman" w:cs="Times New Roman"/>
          <w:color w:val="222222"/>
          <w:sz w:val="24"/>
          <w:szCs w:val="20"/>
          <w:shd w:val="clear" w:color="auto" w:fill="FFFFFF"/>
          <w:rPrChange w:id="845" w:author="Dennis Choksi" w:date="2019-04-30T01:37:00Z">
            <w:rPr>
              <w:rFonts w:ascii="Arial" w:hAnsi="Arial" w:cs="Arial"/>
              <w:color w:val="222222"/>
              <w:sz w:val="20"/>
              <w:szCs w:val="20"/>
              <w:shd w:val="clear" w:color="auto" w:fill="FFFFFF"/>
            </w:rPr>
          </w:rPrChange>
        </w:rPr>
        <w:t>Random Forest</w:t>
      </w:r>
      <w:ins w:id="846" w:author="Dennis Choksi" w:date="2019-04-30T01:39:00Z">
        <w:r w:rsidR="000B658C">
          <w:rPr>
            <w:rFonts w:ascii="Times New Roman" w:hAnsi="Times New Roman" w:cs="Times New Roman"/>
            <w:color w:val="222222"/>
            <w:sz w:val="24"/>
            <w:szCs w:val="20"/>
            <w:shd w:val="clear" w:color="auto" w:fill="FFFFFF"/>
          </w:rPr>
          <w:t xml:space="preserve"> is used</w:t>
        </w:r>
      </w:ins>
      <w:ins w:id="847" w:author="Eric Czarnecki" w:date="2019-04-29T15:21:00Z">
        <w:r w:rsidR="003114AE" w:rsidRPr="005B165A">
          <w:rPr>
            <w:rFonts w:ascii="Times New Roman" w:hAnsi="Times New Roman" w:cs="Times New Roman"/>
            <w:color w:val="222222"/>
            <w:sz w:val="24"/>
            <w:szCs w:val="20"/>
            <w:shd w:val="clear" w:color="auto" w:fill="FFFFFF"/>
            <w:rPrChange w:id="848" w:author="Dennis Choksi" w:date="2019-04-30T01:37:00Z">
              <w:rPr>
                <w:rFonts w:ascii="Arial" w:hAnsi="Arial" w:cs="Arial"/>
                <w:color w:val="222222"/>
                <w:sz w:val="20"/>
                <w:szCs w:val="20"/>
                <w:shd w:val="clear" w:color="auto" w:fill="FFFFFF"/>
              </w:rPr>
            </w:rPrChange>
          </w:rPr>
          <w:t>,</w:t>
        </w:r>
      </w:ins>
      <w:r w:rsidRPr="005B165A">
        <w:rPr>
          <w:rFonts w:ascii="Times New Roman" w:hAnsi="Times New Roman" w:cs="Times New Roman"/>
          <w:color w:val="222222"/>
          <w:sz w:val="24"/>
          <w:szCs w:val="20"/>
          <w:shd w:val="clear" w:color="auto" w:fill="FFFFFF"/>
          <w:rPrChange w:id="849" w:author="Dennis Choksi" w:date="2019-04-30T01:37:00Z">
            <w:rPr>
              <w:rFonts w:ascii="Arial" w:hAnsi="Arial" w:cs="Arial"/>
              <w:color w:val="222222"/>
              <w:sz w:val="20"/>
              <w:szCs w:val="20"/>
              <w:shd w:val="clear" w:color="auto" w:fill="FFFFFF"/>
            </w:rPr>
          </w:rPrChange>
        </w:rPr>
        <w:t xml:space="preserve"> in which </w:t>
      </w:r>
      <w:del w:id="850" w:author="Eric Czarnecki" w:date="2019-04-29T15:22:00Z">
        <w:r w:rsidRPr="005B165A">
          <w:rPr>
            <w:rFonts w:ascii="Times New Roman" w:hAnsi="Times New Roman" w:cs="Times New Roman"/>
            <w:color w:val="222222"/>
            <w:sz w:val="24"/>
            <w:szCs w:val="20"/>
            <w:shd w:val="clear" w:color="auto" w:fill="FFFFFF"/>
            <w:rPrChange w:id="851" w:author="Dennis Choksi" w:date="2019-04-30T01:37:00Z">
              <w:rPr>
                <w:rFonts w:ascii="Arial" w:hAnsi="Arial" w:cs="Arial"/>
                <w:color w:val="222222"/>
                <w:sz w:val="20"/>
                <w:szCs w:val="20"/>
                <w:shd w:val="clear" w:color="auto" w:fill="FFFFFF"/>
              </w:rPr>
            </w:rPrChange>
          </w:rPr>
          <w:delText xml:space="preserve">for each tree </w:delText>
        </w:r>
      </w:del>
      <w:r w:rsidRPr="005B165A">
        <w:rPr>
          <w:rFonts w:ascii="Times New Roman" w:hAnsi="Times New Roman" w:cs="Times New Roman"/>
          <w:color w:val="222222"/>
          <w:sz w:val="24"/>
          <w:szCs w:val="20"/>
          <w:shd w:val="clear" w:color="auto" w:fill="FFFFFF"/>
          <w:rPrChange w:id="852" w:author="Dennis Choksi" w:date="2019-04-30T01:37:00Z">
            <w:rPr>
              <w:rFonts w:ascii="Arial" w:hAnsi="Arial" w:cs="Arial"/>
              <w:color w:val="222222"/>
              <w:sz w:val="20"/>
              <w:szCs w:val="20"/>
              <w:shd w:val="clear" w:color="auto" w:fill="FFFFFF"/>
            </w:rPr>
          </w:rPrChange>
        </w:rPr>
        <w:t xml:space="preserve">only </w:t>
      </w:r>
      <w:ins w:id="853" w:author="Eric Czarnecki" w:date="2019-04-29T15:21:00Z">
        <w:r w:rsidR="003114AE" w:rsidRPr="005B165A">
          <w:rPr>
            <w:rFonts w:ascii="Times New Roman" w:hAnsi="Times New Roman" w:cs="Times New Roman"/>
            <w:color w:val="222222"/>
            <w:sz w:val="24"/>
            <w:szCs w:val="20"/>
            <w:shd w:val="clear" w:color="auto" w:fill="FFFFFF"/>
            <w:rPrChange w:id="854" w:author="Dennis Choksi" w:date="2019-04-30T01:37:00Z">
              <w:rPr>
                <w:rFonts w:ascii="Arial" w:hAnsi="Arial" w:cs="Arial"/>
                <w:color w:val="222222"/>
                <w:sz w:val="20"/>
                <w:szCs w:val="20"/>
                <w:shd w:val="clear" w:color="auto" w:fill="FFFFFF"/>
              </w:rPr>
            </w:rPrChange>
          </w:rPr>
          <w:t>a</w:t>
        </w:r>
        <w:r w:rsidRPr="005B165A">
          <w:rPr>
            <w:rFonts w:ascii="Times New Roman" w:hAnsi="Times New Roman" w:cs="Times New Roman"/>
            <w:color w:val="222222"/>
            <w:sz w:val="24"/>
            <w:szCs w:val="20"/>
            <w:shd w:val="clear" w:color="auto" w:fill="FFFFFF"/>
            <w:rPrChange w:id="855" w:author="Dennis Choksi" w:date="2019-04-30T01:37:00Z">
              <w:rPr>
                <w:rFonts w:ascii="Arial" w:hAnsi="Arial" w:cs="Arial"/>
                <w:color w:val="222222"/>
                <w:sz w:val="20"/>
                <w:szCs w:val="20"/>
                <w:shd w:val="clear" w:color="auto" w:fill="FFFFFF"/>
              </w:rPr>
            </w:rPrChange>
          </w:rPr>
          <w:t xml:space="preserve"> </w:t>
        </w:r>
      </w:ins>
      <w:r w:rsidRPr="005B165A">
        <w:rPr>
          <w:rFonts w:ascii="Times New Roman" w:hAnsi="Times New Roman" w:cs="Times New Roman"/>
          <w:color w:val="222222"/>
          <w:sz w:val="24"/>
          <w:szCs w:val="20"/>
          <w:shd w:val="clear" w:color="auto" w:fill="FFFFFF"/>
          <w:rPrChange w:id="856" w:author="Dennis Choksi" w:date="2019-04-30T01:37:00Z">
            <w:rPr>
              <w:rFonts w:ascii="Arial" w:hAnsi="Arial" w:cs="Arial"/>
              <w:color w:val="222222"/>
              <w:sz w:val="20"/>
              <w:szCs w:val="20"/>
              <w:shd w:val="clear" w:color="auto" w:fill="FFFFFF"/>
            </w:rPr>
          </w:rPrChange>
        </w:rPr>
        <w:t xml:space="preserve">few variables are considered </w:t>
      </w:r>
      <w:ins w:id="857" w:author="Eric Czarnecki" w:date="2019-04-29T15:22:00Z">
        <w:r w:rsidR="004F6A3A" w:rsidRPr="005B165A">
          <w:rPr>
            <w:rFonts w:ascii="Times New Roman" w:hAnsi="Times New Roman" w:cs="Times New Roman"/>
            <w:color w:val="222222"/>
            <w:sz w:val="24"/>
            <w:szCs w:val="20"/>
            <w:shd w:val="clear" w:color="auto" w:fill="FFFFFF"/>
            <w:rPrChange w:id="858" w:author="Dennis Choksi" w:date="2019-04-30T01:37:00Z">
              <w:rPr>
                <w:rFonts w:ascii="Arial" w:hAnsi="Arial" w:cs="Arial"/>
                <w:color w:val="222222"/>
                <w:sz w:val="20"/>
                <w:szCs w:val="20"/>
                <w:shd w:val="clear" w:color="auto" w:fill="FFFFFF"/>
              </w:rPr>
            </w:rPrChange>
          </w:rPr>
          <w:t>for each tree</w:t>
        </w:r>
      </w:ins>
      <w:del w:id="859" w:author="Eric Czarnecki" w:date="2019-04-29T15:21:00Z">
        <w:r w:rsidRPr="005B165A" w:rsidDel="0014154B">
          <w:rPr>
            <w:rFonts w:ascii="Times New Roman" w:hAnsi="Times New Roman" w:cs="Times New Roman"/>
            <w:color w:val="222222"/>
            <w:sz w:val="24"/>
            <w:szCs w:val="20"/>
            <w:shd w:val="clear" w:color="auto" w:fill="FFFFFF"/>
            <w:rPrChange w:id="860" w:author="Dennis Choksi" w:date="2019-04-30T01:37:00Z">
              <w:rPr>
                <w:rFonts w:ascii="Arial" w:hAnsi="Arial" w:cs="Arial"/>
                <w:color w:val="222222"/>
                <w:sz w:val="20"/>
                <w:szCs w:val="20"/>
                <w:shd w:val="clear" w:color="auto" w:fill="FFFFFF"/>
              </w:rPr>
            </w:rPrChange>
          </w:rPr>
          <w:delText xml:space="preserve">to </w:delText>
        </w:r>
      </w:del>
      <w:del w:id="861" w:author="Eric Czarnecki" w:date="2019-04-29T15:22:00Z">
        <w:r w:rsidRPr="005B165A" w:rsidDel="004F6A3A">
          <w:rPr>
            <w:rFonts w:ascii="Times New Roman" w:hAnsi="Times New Roman" w:cs="Times New Roman"/>
            <w:color w:val="222222"/>
            <w:sz w:val="24"/>
            <w:szCs w:val="20"/>
            <w:shd w:val="clear" w:color="auto" w:fill="FFFFFF"/>
            <w:rPrChange w:id="862" w:author="Dennis Choksi" w:date="2019-04-30T01:37:00Z">
              <w:rPr>
                <w:rFonts w:ascii="Arial" w:hAnsi="Arial" w:cs="Arial"/>
                <w:color w:val="222222"/>
                <w:sz w:val="20"/>
                <w:szCs w:val="20"/>
                <w:shd w:val="clear" w:color="auto" w:fill="FFFFFF"/>
              </w:rPr>
            </w:rPrChange>
          </w:rPr>
          <w:delText>construct</w:delText>
        </w:r>
        <w:r w:rsidRPr="005B165A">
          <w:rPr>
            <w:rFonts w:ascii="Times New Roman" w:hAnsi="Times New Roman" w:cs="Times New Roman"/>
            <w:color w:val="222222"/>
            <w:sz w:val="24"/>
            <w:szCs w:val="20"/>
            <w:shd w:val="clear" w:color="auto" w:fill="FFFFFF"/>
            <w:rPrChange w:id="863" w:author="Dennis Choksi" w:date="2019-04-30T01:37:00Z">
              <w:rPr>
                <w:rFonts w:ascii="Arial" w:hAnsi="Arial" w:cs="Arial"/>
                <w:color w:val="222222"/>
                <w:sz w:val="20"/>
                <w:szCs w:val="20"/>
                <w:shd w:val="clear" w:color="auto" w:fill="FFFFFF"/>
              </w:rPr>
            </w:rPrChange>
          </w:rPr>
          <w:delText xml:space="preserve"> a tree</w:delText>
        </w:r>
      </w:del>
      <w:ins w:id="864" w:author="Eric Czarnecki" w:date="2019-04-29T15:21:00Z">
        <w:r w:rsidR="0014154B" w:rsidRPr="005B165A">
          <w:rPr>
            <w:rFonts w:ascii="Times New Roman" w:hAnsi="Times New Roman" w:cs="Times New Roman"/>
            <w:color w:val="222222"/>
            <w:sz w:val="24"/>
            <w:szCs w:val="20"/>
            <w:shd w:val="clear" w:color="auto" w:fill="FFFFFF"/>
            <w:rPrChange w:id="865" w:author="Dennis Choksi" w:date="2019-04-30T01:37:00Z">
              <w:rPr>
                <w:rFonts w:ascii="Arial" w:hAnsi="Arial" w:cs="Arial"/>
                <w:color w:val="222222"/>
                <w:sz w:val="20"/>
                <w:szCs w:val="20"/>
                <w:shd w:val="clear" w:color="auto" w:fill="FFFFFF"/>
              </w:rPr>
            </w:rPrChange>
          </w:rPr>
          <w:t>,</w:t>
        </w:r>
      </w:ins>
      <w:r w:rsidRPr="005B165A">
        <w:rPr>
          <w:rFonts w:ascii="Times New Roman" w:hAnsi="Times New Roman" w:cs="Times New Roman"/>
          <w:color w:val="222222"/>
          <w:sz w:val="24"/>
          <w:szCs w:val="20"/>
          <w:shd w:val="clear" w:color="auto" w:fill="FFFFFF"/>
          <w:rPrChange w:id="866" w:author="Dennis Choksi" w:date="2019-04-30T01:37:00Z">
            <w:rPr>
              <w:rFonts w:ascii="Arial" w:hAnsi="Arial" w:cs="Arial"/>
              <w:color w:val="222222"/>
              <w:sz w:val="20"/>
              <w:szCs w:val="20"/>
              <w:shd w:val="clear" w:color="auto" w:fill="FFFFFF"/>
            </w:rPr>
          </w:rPrChange>
        </w:rPr>
        <w:t xml:space="preserve"> leading to uncorrelated tree and reduced variance</w:t>
      </w:r>
      <w:ins w:id="867" w:author="Eric Czarnecki" w:date="2019-04-29T15:22:00Z">
        <w:r w:rsidR="004F6A3A" w:rsidRPr="005B165A">
          <w:rPr>
            <w:rFonts w:ascii="Times New Roman" w:hAnsi="Times New Roman" w:cs="Times New Roman"/>
            <w:color w:val="222222"/>
            <w:sz w:val="24"/>
            <w:szCs w:val="20"/>
            <w:shd w:val="clear" w:color="auto" w:fill="FFFFFF"/>
            <w:rPrChange w:id="868" w:author="Dennis Choksi" w:date="2019-04-30T01:37:00Z">
              <w:rPr>
                <w:rFonts w:ascii="Arial" w:hAnsi="Arial" w:cs="Arial"/>
                <w:color w:val="222222"/>
                <w:sz w:val="20"/>
                <w:szCs w:val="20"/>
                <w:shd w:val="clear" w:color="auto" w:fill="FFFFFF"/>
              </w:rPr>
            </w:rPrChange>
          </w:rPr>
          <w:t>.</w:t>
        </w:r>
      </w:ins>
    </w:p>
    <w:p w14:paraId="62B9CFFB" w14:textId="7B15D080" w:rsidR="00F63B11" w:rsidRDefault="00F63B11" w:rsidP="00F63B11">
      <w:pPr>
        <w:rPr>
          <w:ins w:id="869" w:author="Windows User" w:date="2019-04-30T12:20:00Z"/>
          <w:rStyle w:val="Heading2Char"/>
          <w:u w:val="single"/>
        </w:rPr>
      </w:pPr>
    </w:p>
    <w:p w14:paraId="20965AC9" w14:textId="77777777" w:rsidR="007C65B7" w:rsidRDefault="007C65B7" w:rsidP="00F63B11">
      <w:pPr>
        <w:rPr>
          <w:ins w:id="870" w:author="Windows User" w:date="2019-04-30T12:20:00Z"/>
          <w:rStyle w:val="Heading2Char"/>
          <w:u w:val="single"/>
        </w:rPr>
      </w:pPr>
    </w:p>
    <w:p w14:paraId="43258565" w14:textId="77777777" w:rsidR="007C65B7" w:rsidRDefault="007C65B7" w:rsidP="00F63B11">
      <w:pPr>
        <w:rPr>
          <w:ins w:id="871" w:author="Windows User" w:date="2019-04-30T12:19:00Z"/>
          <w:rStyle w:val="Heading2Char"/>
          <w:u w:val="single"/>
        </w:rPr>
      </w:pPr>
    </w:p>
    <w:p w14:paraId="3F3779F5" w14:textId="77777777" w:rsidR="007C65B7" w:rsidRPr="007C6B3F" w:rsidRDefault="007C65B7" w:rsidP="007C65B7">
      <w:pPr>
        <w:rPr>
          <w:ins w:id="872" w:author="Windows User" w:date="2019-04-30T12:20:00Z"/>
          <w:rStyle w:val="NormalTok"/>
          <w:rFonts w:asciiTheme="majorHAnsi" w:eastAsiaTheme="majorEastAsia" w:hAnsiTheme="majorHAnsi" w:cstheme="majorBidi"/>
          <w:color w:val="2E74B5" w:themeColor="accent1" w:themeShade="BF"/>
          <w:sz w:val="26"/>
          <w:szCs w:val="26"/>
          <w:u w:val="single"/>
          <w:shd w:val="clear" w:color="auto" w:fill="auto"/>
        </w:rPr>
      </w:pPr>
      <w:ins w:id="873" w:author="Windows User" w:date="2019-04-30T12:20:00Z">
        <w:r>
          <w:rPr>
            <w:rStyle w:val="Heading2Char"/>
            <w:u w:val="single"/>
          </w:rPr>
          <w:lastRenderedPageBreak/>
          <w:t>Code</w:t>
        </w:r>
      </w:ins>
    </w:p>
    <w:p w14:paraId="4E4E7A61" w14:textId="77777777" w:rsidR="007C65B7" w:rsidRPr="007C6B3F" w:rsidRDefault="007C65B7" w:rsidP="007C65B7">
      <w:pPr>
        <w:pStyle w:val="SourceCode"/>
        <w:spacing w:after="0"/>
        <w:rPr>
          <w:ins w:id="874" w:author="Windows User" w:date="2019-04-30T12:20:00Z"/>
          <w:rStyle w:val="NormalTok"/>
        </w:rPr>
      </w:pPr>
      <w:ins w:id="875" w:author="Windows User" w:date="2019-04-30T12:20:00Z">
        <w:r w:rsidRPr="007C6B3F">
          <w:rPr>
            <w:rStyle w:val="NormalTok"/>
          </w:rPr>
          <w:t>split=sample.split(sc_data,SplitRatio = 0.8)</w:t>
        </w:r>
      </w:ins>
    </w:p>
    <w:p w14:paraId="33B9B4EE" w14:textId="77777777" w:rsidR="007C65B7" w:rsidRPr="007C6B3F" w:rsidRDefault="007C65B7" w:rsidP="007C65B7">
      <w:pPr>
        <w:pStyle w:val="SourceCode"/>
        <w:spacing w:after="0"/>
        <w:rPr>
          <w:ins w:id="876" w:author="Windows User" w:date="2019-04-30T12:20:00Z"/>
          <w:rStyle w:val="NormalTok"/>
        </w:rPr>
      </w:pPr>
      <w:ins w:id="877" w:author="Windows User" w:date="2019-04-30T12:20:00Z">
        <w:r w:rsidRPr="007C6B3F">
          <w:rPr>
            <w:rStyle w:val="NormalTok"/>
          </w:rPr>
          <w:t>sc_data2_Train=subset(sc_data,split=="TRUE")</w:t>
        </w:r>
      </w:ins>
    </w:p>
    <w:p w14:paraId="765ED231" w14:textId="77777777" w:rsidR="007C65B7" w:rsidRPr="007C6B3F" w:rsidRDefault="007C65B7" w:rsidP="007C65B7">
      <w:pPr>
        <w:pStyle w:val="SourceCode"/>
        <w:spacing w:after="0"/>
        <w:rPr>
          <w:ins w:id="878" w:author="Windows User" w:date="2019-04-30T12:20:00Z"/>
          <w:rStyle w:val="NormalTok"/>
        </w:rPr>
      </w:pPr>
      <w:ins w:id="879" w:author="Windows User" w:date="2019-04-30T12:20:00Z">
        <w:r w:rsidRPr="007C6B3F">
          <w:rPr>
            <w:rStyle w:val="NormalTok"/>
          </w:rPr>
          <w:t>sc_data2_Test=subset(sc_data,split=="FALSE")</w:t>
        </w:r>
      </w:ins>
    </w:p>
    <w:p w14:paraId="2EB2A9CC" w14:textId="77777777" w:rsidR="007C65B7" w:rsidRPr="007C6B3F" w:rsidRDefault="007C65B7" w:rsidP="007C65B7">
      <w:pPr>
        <w:pStyle w:val="SourceCode"/>
        <w:spacing w:after="0"/>
        <w:rPr>
          <w:ins w:id="880" w:author="Windows User" w:date="2019-04-30T12:20:00Z"/>
          <w:rStyle w:val="NormalTok"/>
        </w:rPr>
      </w:pPr>
    </w:p>
    <w:p w14:paraId="1728C4AA" w14:textId="77777777" w:rsidR="007C65B7" w:rsidRPr="007C6B3F" w:rsidRDefault="007C65B7" w:rsidP="007C65B7">
      <w:pPr>
        <w:pStyle w:val="SourceCode"/>
        <w:spacing w:after="0"/>
        <w:rPr>
          <w:ins w:id="881" w:author="Windows User" w:date="2019-04-30T12:20:00Z"/>
          <w:rStyle w:val="NormalTok"/>
        </w:rPr>
      </w:pPr>
      <w:ins w:id="882" w:author="Windows User" w:date="2019-04-30T12:20:00Z">
        <w:r w:rsidRPr="007C6B3F">
          <w:rPr>
            <w:rStyle w:val="NormalTok"/>
          </w:rPr>
          <w:t>library(randomForest)</w:t>
        </w:r>
      </w:ins>
    </w:p>
    <w:p w14:paraId="120D6129" w14:textId="77777777" w:rsidR="007C65B7" w:rsidRPr="007C6B3F" w:rsidRDefault="007C65B7" w:rsidP="007C65B7">
      <w:pPr>
        <w:pStyle w:val="SourceCode"/>
        <w:spacing w:after="0"/>
        <w:rPr>
          <w:ins w:id="883" w:author="Windows User" w:date="2019-04-30T12:20:00Z"/>
          <w:rStyle w:val="NormalTok"/>
        </w:rPr>
      </w:pPr>
      <w:ins w:id="884" w:author="Windows User" w:date="2019-04-30T12:20:00Z">
        <w:r w:rsidRPr="007C6B3F">
          <w:rPr>
            <w:rStyle w:val="NormalTok"/>
          </w:rPr>
          <w:t>model_rf=randomForest(sc_data2_Train$critical_temp~.,data=sc_data2_Train,mtry=13,ntree=500)</w:t>
        </w:r>
      </w:ins>
    </w:p>
    <w:p w14:paraId="26552C9A" w14:textId="77777777" w:rsidR="007C65B7" w:rsidRPr="007C6B3F" w:rsidRDefault="007C65B7" w:rsidP="007C65B7">
      <w:pPr>
        <w:pStyle w:val="SourceCode"/>
        <w:spacing w:after="0"/>
        <w:rPr>
          <w:ins w:id="885" w:author="Windows User" w:date="2019-04-30T12:20:00Z"/>
          <w:rStyle w:val="NormalTok"/>
        </w:rPr>
      </w:pPr>
      <w:ins w:id="886" w:author="Windows User" w:date="2019-04-30T12:20:00Z">
        <w:r w:rsidRPr="007C6B3F">
          <w:rPr>
            <w:rStyle w:val="NormalTok"/>
          </w:rPr>
          <w:t>varImpPlot(model_rf)</w:t>
        </w:r>
      </w:ins>
    </w:p>
    <w:p w14:paraId="2C9CC718" w14:textId="77777777" w:rsidR="007C65B7" w:rsidRPr="007C6B3F" w:rsidRDefault="007C65B7" w:rsidP="007C65B7">
      <w:pPr>
        <w:pStyle w:val="SourceCode"/>
        <w:spacing w:after="0"/>
        <w:rPr>
          <w:ins w:id="887" w:author="Windows User" w:date="2019-04-30T12:20:00Z"/>
          <w:rStyle w:val="NormalTok"/>
        </w:rPr>
      </w:pPr>
    </w:p>
    <w:p w14:paraId="158EB192" w14:textId="77777777" w:rsidR="007C65B7" w:rsidRPr="007C6B3F" w:rsidRDefault="007C65B7" w:rsidP="007C65B7">
      <w:pPr>
        <w:pStyle w:val="SourceCode"/>
        <w:spacing w:after="0"/>
        <w:rPr>
          <w:ins w:id="888" w:author="Windows User" w:date="2019-04-30T12:20:00Z"/>
          <w:rStyle w:val="NormalTok"/>
        </w:rPr>
      </w:pPr>
      <w:ins w:id="889" w:author="Windows User" w:date="2019-04-30T12:20:00Z">
        <w:r w:rsidRPr="007C6B3F">
          <w:rPr>
            <w:rStyle w:val="NormalTok"/>
          </w:rPr>
          <w:t>pred_y=predict(model_rf,sc_data1_Test)</w:t>
        </w:r>
      </w:ins>
    </w:p>
    <w:p w14:paraId="1E3EFD51" w14:textId="77777777" w:rsidR="007C65B7" w:rsidRPr="007C6B3F" w:rsidRDefault="007C65B7" w:rsidP="007C65B7">
      <w:pPr>
        <w:pStyle w:val="SourceCode"/>
        <w:spacing w:after="0"/>
        <w:rPr>
          <w:ins w:id="890" w:author="Windows User" w:date="2019-04-30T12:20:00Z"/>
          <w:rStyle w:val="NormalTok"/>
        </w:rPr>
      </w:pPr>
    </w:p>
    <w:p w14:paraId="7188C6A4" w14:textId="77777777" w:rsidR="007C65B7" w:rsidRPr="007C6B3F" w:rsidRDefault="007C65B7" w:rsidP="007C65B7">
      <w:pPr>
        <w:pStyle w:val="SourceCode"/>
        <w:spacing w:after="0"/>
        <w:rPr>
          <w:ins w:id="891" w:author="Windows User" w:date="2019-04-30T12:20:00Z"/>
          <w:rStyle w:val="NormalTok"/>
        </w:rPr>
      </w:pPr>
      <w:ins w:id="892" w:author="Windows User" w:date="2019-04-30T12:20:00Z">
        <w:r w:rsidRPr="007C6B3F">
          <w:rPr>
            <w:rStyle w:val="NormalTok"/>
          </w:rPr>
          <w:t>#R^2</w:t>
        </w:r>
      </w:ins>
    </w:p>
    <w:p w14:paraId="273986F4" w14:textId="77777777" w:rsidR="007C65B7" w:rsidRPr="007C6B3F" w:rsidRDefault="007C65B7" w:rsidP="007C65B7">
      <w:pPr>
        <w:pStyle w:val="SourceCode"/>
        <w:spacing w:after="0"/>
        <w:rPr>
          <w:ins w:id="893" w:author="Windows User" w:date="2019-04-30T12:20:00Z"/>
          <w:rStyle w:val="NormalTok"/>
        </w:rPr>
      </w:pPr>
      <w:ins w:id="894" w:author="Windows User" w:date="2019-04-30T12:20:00Z">
        <w:r w:rsidRPr="007C6B3F">
          <w:rPr>
            <w:rStyle w:val="NormalTok"/>
          </w:rPr>
          <w:t>RSS=(mean((sc_data1_Test$critical_temp-pred_y)^2))</w:t>
        </w:r>
      </w:ins>
    </w:p>
    <w:p w14:paraId="64FAFE67" w14:textId="77777777" w:rsidR="007C65B7" w:rsidRPr="007C6B3F" w:rsidRDefault="007C65B7" w:rsidP="007C65B7">
      <w:pPr>
        <w:pStyle w:val="SourceCode"/>
        <w:spacing w:after="0"/>
        <w:rPr>
          <w:ins w:id="895" w:author="Windows User" w:date="2019-04-30T12:20:00Z"/>
          <w:rStyle w:val="NormalTok"/>
        </w:rPr>
      </w:pPr>
      <w:ins w:id="896" w:author="Windows User" w:date="2019-04-30T12:20:00Z">
        <w:r w:rsidRPr="007C6B3F">
          <w:rPr>
            <w:rStyle w:val="NormalTok"/>
          </w:rPr>
          <w:t>TSS=(mean((sc_data1_Test$critical_temp-(mean(sc_data1_Test$critical_temp)))^2))</w:t>
        </w:r>
      </w:ins>
    </w:p>
    <w:p w14:paraId="0BFEA55D" w14:textId="77777777" w:rsidR="007C65B7" w:rsidRPr="007C6B3F" w:rsidRDefault="007C65B7" w:rsidP="007C65B7">
      <w:pPr>
        <w:pStyle w:val="SourceCode"/>
        <w:spacing w:after="0"/>
        <w:rPr>
          <w:ins w:id="897" w:author="Windows User" w:date="2019-04-30T12:20:00Z"/>
          <w:rStyle w:val="NormalTok"/>
        </w:rPr>
      </w:pPr>
      <w:ins w:id="898" w:author="Windows User" w:date="2019-04-30T12:20:00Z">
        <w:r w:rsidRPr="007C6B3F">
          <w:rPr>
            <w:rStyle w:val="NormalTok"/>
          </w:rPr>
          <w:t>R_square=1-(RSS/TSS)</w:t>
        </w:r>
      </w:ins>
    </w:p>
    <w:p w14:paraId="431AA27F" w14:textId="77777777" w:rsidR="007C65B7" w:rsidRDefault="007C65B7" w:rsidP="007C65B7">
      <w:pPr>
        <w:pStyle w:val="SourceCode"/>
        <w:spacing w:after="0"/>
        <w:rPr>
          <w:ins w:id="899" w:author="Windows User" w:date="2019-04-30T12:20:00Z"/>
          <w:rStyle w:val="NormalTok"/>
        </w:rPr>
      </w:pPr>
      <w:ins w:id="900" w:author="Windows User" w:date="2019-04-30T12:20:00Z">
        <w:r w:rsidRPr="007C6B3F">
          <w:rPr>
            <w:rStyle w:val="NormalTok"/>
          </w:rPr>
          <w:t>print(R_square)</w:t>
        </w:r>
      </w:ins>
    </w:p>
    <w:p w14:paraId="6FD8C770" w14:textId="77777777" w:rsidR="007C65B7" w:rsidRPr="004835C8" w:rsidRDefault="007C65B7" w:rsidP="007C65B7">
      <w:pPr>
        <w:pStyle w:val="SourceCode"/>
        <w:spacing w:after="0"/>
        <w:rPr>
          <w:ins w:id="901" w:author="Windows User" w:date="2019-04-30T12:20:00Z"/>
          <w:rStyle w:val="NormalTok"/>
        </w:rPr>
      </w:pPr>
      <w:ins w:id="902" w:author="Windows User" w:date="2019-04-30T12:20:00Z">
        <w:r>
          <w:rPr>
            <w:rStyle w:val="NormalTok"/>
          </w:rPr>
          <w:t>[1] 0.9246421</w:t>
        </w:r>
      </w:ins>
    </w:p>
    <w:p w14:paraId="748E7D25" w14:textId="77777777" w:rsidR="007C65B7" w:rsidRDefault="007C65B7" w:rsidP="007C65B7">
      <w:pPr>
        <w:rPr>
          <w:ins w:id="903" w:author="Windows User" w:date="2019-04-30T12:20:00Z"/>
          <w:rStyle w:val="Heading2Char"/>
          <w:u w:val="single"/>
        </w:rPr>
      </w:pPr>
    </w:p>
    <w:p w14:paraId="1963E06A" w14:textId="77777777" w:rsidR="007C65B7" w:rsidRDefault="007C65B7" w:rsidP="007C65B7">
      <w:pPr>
        <w:rPr>
          <w:ins w:id="904" w:author="Windows User" w:date="2019-04-30T12:20:00Z"/>
          <w:rStyle w:val="Heading2Char"/>
          <w:u w:val="single"/>
        </w:rPr>
      </w:pPr>
      <w:ins w:id="905" w:author="Windows User" w:date="2019-04-30T12:20:00Z">
        <w:r>
          <w:rPr>
            <w:rStyle w:val="Heading2Char"/>
            <w:u w:val="single"/>
          </w:rPr>
          <w:t>Observation</w:t>
        </w:r>
      </w:ins>
    </w:p>
    <w:p w14:paraId="27A5129C" w14:textId="77777777" w:rsidR="007C65B7" w:rsidRDefault="007C65B7" w:rsidP="007C65B7">
      <w:pPr>
        <w:pStyle w:val="ListParagraph"/>
        <w:numPr>
          <w:ilvl w:val="0"/>
          <w:numId w:val="12"/>
        </w:numPr>
        <w:rPr>
          <w:ins w:id="906" w:author="Windows User" w:date="2019-04-30T12:20:00Z"/>
          <w:rFonts w:ascii="Arial" w:hAnsi="Arial" w:cs="Arial"/>
          <w:color w:val="222222"/>
          <w:sz w:val="20"/>
          <w:szCs w:val="20"/>
          <w:shd w:val="clear" w:color="auto" w:fill="FFFFFF"/>
        </w:rPr>
      </w:pPr>
      <w:ins w:id="907" w:author="Windows User" w:date="2019-04-30T12:20:00Z">
        <w:r>
          <w:rPr>
            <w:rFonts w:ascii="Arial" w:hAnsi="Arial" w:cs="Arial"/>
            <w:color w:val="222222"/>
            <w:sz w:val="20"/>
            <w:szCs w:val="20"/>
            <w:shd w:val="clear" w:color="auto" w:fill="FFFFFF"/>
          </w:rPr>
          <w:t xml:space="preserve">There is a significant improvement in R square value </w:t>
        </w:r>
      </w:ins>
    </w:p>
    <w:p w14:paraId="02C7A4D2" w14:textId="77777777" w:rsidR="007C65B7" w:rsidRDefault="007C65B7" w:rsidP="007C65B7">
      <w:pPr>
        <w:pStyle w:val="ListParagraph"/>
        <w:numPr>
          <w:ilvl w:val="0"/>
          <w:numId w:val="12"/>
        </w:numPr>
        <w:rPr>
          <w:ins w:id="908" w:author="Windows User" w:date="2019-04-30T12:20:00Z"/>
          <w:rFonts w:ascii="Arial" w:hAnsi="Arial" w:cs="Arial"/>
          <w:color w:val="222222"/>
          <w:sz w:val="20"/>
          <w:szCs w:val="20"/>
          <w:shd w:val="clear" w:color="auto" w:fill="FFFFFF"/>
        </w:rPr>
      </w:pPr>
      <w:ins w:id="909" w:author="Windows User" w:date="2019-04-30T12:20:00Z">
        <w:r>
          <w:rPr>
            <w:rFonts w:ascii="Arial" w:hAnsi="Arial" w:cs="Arial"/>
            <w:color w:val="222222"/>
            <w:sz w:val="20"/>
            <w:szCs w:val="20"/>
            <w:shd w:val="clear" w:color="auto" w:fill="FFFFFF"/>
          </w:rPr>
          <w:t>Due to the creation on uncorrelated trees the most important feature changes to “wtd_std_Thermal_conductivity”</w:t>
        </w:r>
      </w:ins>
    </w:p>
    <w:p w14:paraId="400ABDF8" w14:textId="77777777" w:rsidR="007C65B7" w:rsidRDefault="007C65B7" w:rsidP="007C65B7">
      <w:pPr>
        <w:pStyle w:val="ListParagraph"/>
        <w:numPr>
          <w:ilvl w:val="0"/>
          <w:numId w:val="12"/>
        </w:numPr>
        <w:rPr>
          <w:ins w:id="910" w:author="Windows User" w:date="2019-04-30T12:20:00Z"/>
          <w:rFonts w:ascii="Arial" w:hAnsi="Arial" w:cs="Arial"/>
          <w:color w:val="222222"/>
          <w:sz w:val="20"/>
          <w:szCs w:val="20"/>
          <w:shd w:val="clear" w:color="auto" w:fill="FFFFFF"/>
        </w:rPr>
      </w:pPr>
      <w:ins w:id="911" w:author="Windows User" w:date="2019-04-30T12:20:00Z">
        <w:r>
          <w:rPr>
            <w:rFonts w:ascii="Arial" w:hAnsi="Arial" w:cs="Arial"/>
            <w:color w:val="222222"/>
            <w:sz w:val="20"/>
            <w:szCs w:val="20"/>
            <w:shd w:val="clear" w:color="auto" w:fill="FFFFFF"/>
          </w:rPr>
          <w:t>We created the tree as mentioned in the flow chart on the whole dataset, there is a significant reduce in the time taken by the algorithm from Bagging</w:t>
        </w:r>
      </w:ins>
    </w:p>
    <w:p w14:paraId="6F0B0DDB" w14:textId="5B73F212" w:rsidR="007C65B7" w:rsidRDefault="00CB73F8" w:rsidP="007C65B7">
      <w:pPr>
        <w:rPr>
          <w:ins w:id="912" w:author="Windows User" w:date="2019-04-30T12:20:00Z"/>
          <w:rStyle w:val="Heading2Char"/>
          <w:u w:val="single"/>
        </w:rPr>
      </w:pPr>
      <w:ins w:id="913" w:author="Windows User" w:date="2019-04-30T12:20:00Z">
        <w:r>
          <w:rPr>
            <w:rStyle w:val="Heading2Char"/>
            <w:u w:val="single"/>
          </w:rPr>
          <w:t>Output</w:t>
        </w:r>
      </w:ins>
    </w:p>
    <w:p w14:paraId="5249561A" w14:textId="68819547" w:rsidR="007C65B7" w:rsidRDefault="007C65B7" w:rsidP="007C65B7">
      <w:pPr>
        <w:rPr>
          <w:ins w:id="914" w:author="Windows User" w:date="2019-04-30T12:20:00Z"/>
          <w:rStyle w:val="Heading2Char"/>
          <w:u w:val="single"/>
        </w:rPr>
      </w:pPr>
      <w:ins w:id="915" w:author="Windows User" w:date="2019-04-30T12:21:00Z">
        <w:r>
          <w:rPr>
            <w:noProof/>
          </w:rPr>
          <w:lastRenderedPageBreak/>
          <w:drawing>
            <wp:inline distT="0" distB="0" distL="0" distR="0" wp14:anchorId="65F005DE" wp14:editId="54DE2014">
              <wp:extent cx="5746630" cy="3416440"/>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5754" cy="3433754"/>
                      </a:xfrm>
                      <a:prstGeom prst="rect">
                        <a:avLst/>
                      </a:prstGeom>
                    </pic:spPr>
                  </pic:pic>
                </a:graphicData>
              </a:graphic>
            </wp:inline>
          </w:drawing>
        </w:r>
      </w:ins>
    </w:p>
    <w:p w14:paraId="627904B3" w14:textId="77777777" w:rsidR="007C65B7" w:rsidRDefault="007C65B7" w:rsidP="007C65B7">
      <w:pPr>
        <w:rPr>
          <w:ins w:id="916" w:author="Windows User" w:date="2019-04-30T12:20:00Z"/>
          <w:rStyle w:val="Heading2Char"/>
          <w:u w:val="single"/>
        </w:rPr>
      </w:pPr>
      <w:ins w:id="917" w:author="Windows User" w:date="2019-04-30T12:20:00Z">
        <w:r>
          <w:rPr>
            <w:rStyle w:val="Heading2Char"/>
            <w:u w:val="single"/>
          </w:rPr>
          <w:t>Result</w:t>
        </w:r>
      </w:ins>
    </w:p>
    <w:p w14:paraId="57B63E63" w14:textId="77777777" w:rsidR="007C65B7" w:rsidRDefault="007C65B7" w:rsidP="007C65B7">
      <w:pPr>
        <w:pStyle w:val="ListParagraph"/>
        <w:numPr>
          <w:ilvl w:val="0"/>
          <w:numId w:val="12"/>
        </w:numPr>
        <w:rPr>
          <w:ins w:id="918" w:author="Windows User" w:date="2019-04-30T12:20:00Z"/>
          <w:rFonts w:ascii="Arial" w:hAnsi="Arial" w:cs="Arial"/>
          <w:color w:val="222222"/>
          <w:sz w:val="20"/>
          <w:szCs w:val="20"/>
          <w:shd w:val="clear" w:color="auto" w:fill="FFFFFF"/>
        </w:rPr>
      </w:pPr>
      <w:ins w:id="919" w:author="Windows User" w:date="2019-04-30T12:20:00Z">
        <w:r w:rsidRPr="007837CB">
          <w:rPr>
            <w:rFonts w:ascii="Arial" w:hAnsi="Arial" w:cs="Arial"/>
            <w:color w:val="222222"/>
            <w:sz w:val="20"/>
            <w:szCs w:val="20"/>
            <w:shd w:val="clear" w:color="auto" w:fill="FFFFFF"/>
          </w:rPr>
          <w:t xml:space="preserve">The model explains  92.4% of the variance in the dataset which shows significant improvement from linear methods and also minor improvement from Bagging </w:t>
        </w:r>
      </w:ins>
    </w:p>
    <w:p w14:paraId="68D6BFD3" w14:textId="77777777" w:rsidR="007C65B7" w:rsidRDefault="007C65B7" w:rsidP="007C65B7">
      <w:pPr>
        <w:rPr>
          <w:ins w:id="920" w:author="Windows User" w:date="2019-04-30T12:20:00Z"/>
          <w:rFonts w:ascii="Arial" w:hAnsi="Arial" w:cs="Arial"/>
          <w:color w:val="222222"/>
          <w:sz w:val="20"/>
          <w:szCs w:val="20"/>
          <w:shd w:val="clear" w:color="auto" w:fill="FFFFFF"/>
        </w:rPr>
      </w:pPr>
    </w:p>
    <w:p w14:paraId="788CB342" w14:textId="77777777" w:rsidR="007C65B7" w:rsidRDefault="007C65B7" w:rsidP="007C65B7">
      <w:pPr>
        <w:rPr>
          <w:ins w:id="921" w:author="Windows User" w:date="2019-04-30T12:20:00Z"/>
          <w:rFonts w:ascii="Arial" w:hAnsi="Arial" w:cs="Arial"/>
          <w:color w:val="222222"/>
          <w:sz w:val="20"/>
          <w:szCs w:val="20"/>
          <w:shd w:val="clear" w:color="auto" w:fill="FFFFFF"/>
        </w:rPr>
      </w:pPr>
    </w:p>
    <w:p w14:paraId="772D5F60" w14:textId="6AAC8C3B" w:rsidR="007C65B7" w:rsidRDefault="007C65B7" w:rsidP="007C65B7">
      <w:pPr>
        <w:rPr>
          <w:ins w:id="922" w:author="Windows User" w:date="2019-04-30T12:23:00Z"/>
          <w:rStyle w:val="Heading2Char"/>
          <w:u w:val="single"/>
        </w:rPr>
      </w:pPr>
      <w:ins w:id="923" w:author="Windows User" w:date="2019-04-30T12:23:00Z">
        <w:r>
          <w:rPr>
            <w:rStyle w:val="Heading2Char"/>
            <w:u w:val="single"/>
          </w:rPr>
          <w:t>Random Forest on reduced dataset</w:t>
        </w:r>
      </w:ins>
    </w:p>
    <w:p w14:paraId="22B0CFC0" w14:textId="77777777" w:rsidR="007C65B7" w:rsidRDefault="007C65B7" w:rsidP="007C65B7">
      <w:pPr>
        <w:rPr>
          <w:ins w:id="924" w:author="Windows User" w:date="2019-04-30T12:23:00Z"/>
          <w:rStyle w:val="Heading2Char"/>
          <w:u w:val="single"/>
        </w:rPr>
      </w:pPr>
      <w:ins w:id="925" w:author="Windows User" w:date="2019-04-30T12:23:00Z">
        <w:r>
          <w:rPr>
            <w:rStyle w:val="Heading2Char"/>
            <w:u w:val="single"/>
          </w:rPr>
          <w:t>Code</w:t>
        </w:r>
      </w:ins>
    </w:p>
    <w:p w14:paraId="741EC58C" w14:textId="77777777" w:rsidR="007C65B7" w:rsidRPr="004835C8" w:rsidRDefault="007C65B7" w:rsidP="007C65B7">
      <w:pPr>
        <w:pStyle w:val="SourceCode"/>
        <w:spacing w:after="0"/>
        <w:rPr>
          <w:ins w:id="926" w:author="Windows User" w:date="2019-04-30T12:23:00Z"/>
          <w:rStyle w:val="NormalTok"/>
        </w:rPr>
      </w:pPr>
      <w:ins w:id="927" w:author="Windows User" w:date="2019-04-30T12:23:00Z">
        <w:r w:rsidRPr="004835C8">
          <w:rPr>
            <w:rStyle w:val="NormalTok"/>
          </w:rPr>
          <w:t>library(randomForest)</w:t>
        </w:r>
      </w:ins>
    </w:p>
    <w:p w14:paraId="5B8D9307" w14:textId="77777777" w:rsidR="007C65B7" w:rsidRPr="004835C8" w:rsidRDefault="007C65B7" w:rsidP="007C65B7">
      <w:pPr>
        <w:pStyle w:val="SourceCode"/>
        <w:spacing w:after="0"/>
        <w:rPr>
          <w:ins w:id="928" w:author="Windows User" w:date="2019-04-30T12:23:00Z"/>
          <w:rStyle w:val="NormalTok"/>
        </w:rPr>
      </w:pPr>
      <w:ins w:id="929" w:author="Windows User" w:date="2019-04-30T12:23:00Z">
        <w:r w:rsidRPr="004835C8">
          <w:rPr>
            <w:rStyle w:val="NormalTok"/>
          </w:rPr>
          <w:t>model_bag=randomForest(sc_data1_Train$critical_te</w:t>
        </w:r>
        <w:r>
          <w:rPr>
            <w:rStyle w:val="NormalTok"/>
          </w:rPr>
          <w:t>mp~.,data=sc_data1_Train,mtry=6</w:t>
        </w:r>
        <w:r w:rsidRPr="004835C8">
          <w:rPr>
            <w:rStyle w:val="NormalTok"/>
          </w:rPr>
          <w:t>,ntree=500)</w:t>
        </w:r>
      </w:ins>
    </w:p>
    <w:p w14:paraId="614E6775" w14:textId="77777777" w:rsidR="007C65B7" w:rsidRPr="004835C8" w:rsidRDefault="007C65B7" w:rsidP="007C65B7">
      <w:pPr>
        <w:pStyle w:val="SourceCode"/>
        <w:spacing w:after="0"/>
        <w:rPr>
          <w:ins w:id="930" w:author="Windows User" w:date="2019-04-30T12:23:00Z"/>
          <w:rStyle w:val="NormalTok"/>
        </w:rPr>
      </w:pPr>
      <w:ins w:id="931" w:author="Windows User" w:date="2019-04-30T12:23:00Z">
        <w:r>
          <w:rPr>
            <w:rStyle w:val="NormalTok"/>
          </w:rPr>
          <w:t>varImpPlot(model_bag)</w:t>
        </w:r>
      </w:ins>
    </w:p>
    <w:p w14:paraId="17E3CD45" w14:textId="77777777" w:rsidR="007C65B7" w:rsidRPr="004835C8" w:rsidRDefault="007C65B7" w:rsidP="007C65B7">
      <w:pPr>
        <w:pStyle w:val="SourceCode"/>
        <w:spacing w:after="0"/>
        <w:rPr>
          <w:ins w:id="932" w:author="Windows User" w:date="2019-04-30T12:23:00Z"/>
          <w:rStyle w:val="NormalTok"/>
        </w:rPr>
      </w:pPr>
      <w:ins w:id="933" w:author="Windows User" w:date="2019-04-30T12:23:00Z">
        <w:r w:rsidRPr="004835C8">
          <w:rPr>
            <w:rStyle w:val="NormalTok"/>
          </w:rPr>
          <w:t>pred_y=predict(model_bag,sc_data1_Test)</w:t>
        </w:r>
      </w:ins>
    </w:p>
    <w:p w14:paraId="19469AC6" w14:textId="77777777" w:rsidR="007C65B7" w:rsidRPr="004835C8" w:rsidRDefault="007C65B7" w:rsidP="007C65B7">
      <w:pPr>
        <w:pStyle w:val="SourceCode"/>
        <w:spacing w:after="0"/>
        <w:rPr>
          <w:ins w:id="934" w:author="Windows User" w:date="2019-04-30T12:23:00Z"/>
          <w:rStyle w:val="NormalTok"/>
        </w:rPr>
      </w:pPr>
    </w:p>
    <w:p w14:paraId="44AC5514" w14:textId="77777777" w:rsidR="007C65B7" w:rsidRDefault="007C65B7" w:rsidP="007C65B7">
      <w:pPr>
        <w:pStyle w:val="SourceCode"/>
        <w:spacing w:after="0"/>
        <w:rPr>
          <w:ins w:id="935" w:author="Windows User" w:date="2019-04-30T12:23:00Z"/>
          <w:rStyle w:val="NormalTok"/>
        </w:rPr>
      </w:pPr>
      <w:ins w:id="936" w:author="Windows User" w:date="2019-04-30T12:23:00Z">
        <w:r w:rsidRPr="004835C8">
          <w:rPr>
            <w:rStyle w:val="NormalTok"/>
          </w:rPr>
          <w:t>#R^2</w:t>
        </w:r>
      </w:ins>
    </w:p>
    <w:p w14:paraId="2248AE1E" w14:textId="77777777" w:rsidR="007C65B7" w:rsidRPr="004835C8" w:rsidRDefault="007C65B7" w:rsidP="007C65B7">
      <w:pPr>
        <w:pStyle w:val="SourceCode"/>
        <w:spacing w:after="0"/>
        <w:rPr>
          <w:ins w:id="937" w:author="Windows User" w:date="2019-04-30T12:23:00Z"/>
          <w:rStyle w:val="NormalTok"/>
        </w:rPr>
      </w:pPr>
    </w:p>
    <w:p w14:paraId="594C842C" w14:textId="77777777" w:rsidR="007C65B7" w:rsidRPr="004835C8" w:rsidRDefault="007C65B7" w:rsidP="007C65B7">
      <w:pPr>
        <w:pStyle w:val="SourceCode"/>
        <w:spacing w:after="0"/>
        <w:rPr>
          <w:ins w:id="938" w:author="Windows User" w:date="2019-04-30T12:23:00Z"/>
          <w:rStyle w:val="NormalTok"/>
        </w:rPr>
      </w:pPr>
      <w:ins w:id="939" w:author="Windows User" w:date="2019-04-30T12:23:00Z">
        <w:r w:rsidRPr="004835C8">
          <w:rPr>
            <w:rStyle w:val="NormalTok"/>
          </w:rPr>
          <w:t>RSS=(mean((sc_data1_Test$critical_temp-pred_y)^2))</w:t>
        </w:r>
      </w:ins>
    </w:p>
    <w:p w14:paraId="67776C91" w14:textId="77777777" w:rsidR="007C65B7" w:rsidRPr="004835C8" w:rsidRDefault="007C65B7" w:rsidP="007C65B7">
      <w:pPr>
        <w:pStyle w:val="SourceCode"/>
        <w:spacing w:after="0"/>
        <w:rPr>
          <w:ins w:id="940" w:author="Windows User" w:date="2019-04-30T12:23:00Z"/>
          <w:rStyle w:val="NormalTok"/>
        </w:rPr>
      </w:pPr>
      <w:ins w:id="941" w:author="Windows User" w:date="2019-04-30T12:23:00Z">
        <w:r w:rsidRPr="004835C8">
          <w:rPr>
            <w:rStyle w:val="NormalTok"/>
          </w:rPr>
          <w:t>TSS=(mean((sc_data1_Test$critical_temp-(mean(sc_data1_Test$critical_temp)))^2))</w:t>
        </w:r>
      </w:ins>
    </w:p>
    <w:p w14:paraId="6B8CD5AF" w14:textId="77777777" w:rsidR="007C65B7" w:rsidRPr="004835C8" w:rsidRDefault="007C65B7" w:rsidP="007C65B7">
      <w:pPr>
        <w:pStyle w:val="SourceCode"/>
        <w:spacing w:after="0"/>
        <w:rPr>
          <w:ins w:id="942" w:author="Windows User" w:date="2019-04-30T12:23:00Z"/>
          <w:rStyle w:val="NormalTok"/>
        </w:rPr>
      </w:pPr>
      <w:ins w:id="943" w:author="Windows User" w:date="2019-04-30T12:23:00Z">
        <w:r w:rsidRPr="004835C8">
          <w:rPr>
            <w:rStyle w:val="NormalTok"/>
          </w:rPr>
          <w:t>R_square=1-(RSS/TSS)</w:t>
        </w:r>
      </w:ins>
    </w:p>
    <w:p w14:paraId="14EE80B4" w14:textId="77777777" w:rsidR="007C65B7" w:rsidRPr="004835C8" w:rsidRDefault="007C65B7" w:rsidP="007C65B7">
      <w:pPr>
        <w:pStyle w:val="SourceCode"/>
        <w:spacing w:after="0"/>
        <w:rPr>
          <w:ins w:id="944" w:author="Windows User" w:date="2019-04-30T12:23:00Z"/>
          <w:rStyle w:val="NormalTok"/>
        </w:rPr>
      </w:pPr>
      <w:ins w:id="945" w:author="Windows User" w:date="2019-04-30T12:23:00Z">
        <w:r w:rsidRPr="004835C8">
          <w:rPr>
            <w:rStyle w:val="NormalTok"/>
          </w:rPr>
          <w:t>print(R_square)</w:t>
        </w:r>
      </w:ins>
    </w:p>
    <w:p w14:paraId="1CCC430C" w14:textId="77777777" w:rsidR="007C65B7" w:rsidRPr="004835C8" w:rsidRDefault="007C65B7" w:rsidP="007C65B7">
      <w:pPr>
        <w:pStyle w:val="SourceCode"/>
        <w:spacing w:after="0"/>
        <w:rPr>
          <w:ins w:id="946" w:author="Windows User" w:date="2019-04-30T12:23:00Z"/>
          <w:rStyle w:val="NormalTok"/>
        </w:rPr>
      </w:pPr>
      <w:ins w:id="947" w:author="Windows User" w:date="2019-04-30T12:23:00Z">
        <w:r>
          <w:rPr>
            <w:rStyle w:val="NormalTok"/>
          </w:rPr>
          <w:t>[1] 0.9241643</w:t>
        </w:r>
      </w:ins>
    </w:p>
    <w:p w14:paraId="6334EC0A" w14:textId="77777777" w:rsidR="007C65B7" w:rsidRDefault="007C65B7" w:rsidP="007C65B7">
      <w:pPr>
        <w:rPr>
          <w:ins w:id="948" w:author="Windows User" w:date="2019-04-30T12:23:00Z"/>
          <w:rStyle w:val="Heading2Char"/>
          <w:u w:val="single"/>
        </w:rPr>
      </w:pPr>
    </w:p>
    <w:p w14:paraId="00501CD2" w14:textId="77777777" w:rsidR="007C65B7" w:rsidRPr="007837CB" w:rsidRDefault="007C65B7" w:rsidP="007C65B7">
      <w:pPr>
        <w:rPr>
          <w:ins w:id="949" w:author="Windows User" w:date="2019-04-30T12:23:00Z"/>
          <w:rStyle w:val="Heading2Char"/>
          <w:u w:val="single"/>
        </w:rPr>
      </w:pPr>
      <w:ins w:id="950" w:author="Windows User" w:date="2019-04-30T12:23:00Z">
        <w:r w:rsidRPr="007837CB">
          <w:rPr>
            <w:rStyle w:val="Heading2Char"/>
            <w:u w:val="single"/>
          </w:rPr>
          <w:lastRenderedPageBreak/>
          <w:t>Output</w:t>
        </w:r>
      </w:ins>
    </w:p>
    <w:p w14:paraId="1C6E47F5" w14:textId="2BFFBE9D" w:rsidR="007C65B7" w:rsidRDefault="007C65B7" w:rsidP="007C65B7">
      <w:pPr>
        <w:rPr>
          <w:ins w:id="951" w:author="Windows User" w:date="2019-04-30T12:23:00Z"/>
        </w:rPr>
      </w:pPr>
      <w:ins w:id="952" w:author="Windows User" w:date="2019-04-30T12:24:00Z">
        <w:r>
          <w:rPr>
            <w:noProof/>
          </w:rPr>
          <w:drawing>
            <wp:inline distT="0" distB="0" distL="0" distR="0" wp14:anchorId="0D40598A" wp14:editId="0B798BC4">
              <wp:extent cx="5943600" cy="387731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877310"/>
                      </a:xfrm>
                      <a:prstGeom prst="rect">
                        <a:avLst/>
                      </a:prstGeom>
                    </pic:spPr>
                  </pic:pic>
                </a:graphicData>
              </a:graphic>
            </wp:inline>
          </w:drawing>
        </w:r>
      </w:ins>
    </w:p>
    <w:p w14:paraId="4DCB472A" w14:textId="77777777" w:rsidR="007C65B7" w:rsidRDefault="007C65B7" w:rsidP="007C65B7">
      <w:pPr>
        <w:rPr>
          <w:ins w:id="953" w:author="Windows User" w:date="2019-04-30T12:23:00Z"/>
        </w:rPr>
      </w:pPr>
    </w:p>
    <w:p w14:paraId="0A75F139" w14:textId="77777777" w:rsidR="007C65B7" w:rsidRDefault="007C65B7" w:rsidP="007C65B7">
      <w:pPr>
        <w:rPr>
          <w:ins w:id="954" w:author="Windows User" w:date="2019-04-30T12:23:00Z"/>
        </w:rPr>
      </w:pPr>
      <w:ins w:id="955" w:author="Windows User" w:date="2019-04-30T12:23:00Z">
        <w:r w:rsidRPr="007837CB">
          <w:rPr>
            <w:rStyle w:val="Heading2Char"/>
            <w:u w:val="single"/>
          </w:rPr>
          <w:t>Observation</w:t>
        </w:r>
        <w:r>
          <w:t>:</w:t>
        </w:r>
      </w:ins>
    </w:p>
    <w:p w14:paraId="69B3DED0" w14:textId="77777777" w:rsidR="007C65B7" w:rsidRDefault="007C65B7" w:rsidP="007C65B7">
      <w:pPr>
        <w:pStyle w:val="ListParagraph"/>
        <w:numPr>
          <w:ilvl w:val="0"/>
          <w:numId w:val="12"/>
        </w:numPr>
        <w:rPr>
          <w:ins w:id="956" w:author="Windows User" w:date="2019-04-30T12:23:00Z"/>
        </w:rPr>
      </w:pPr>
      <w:ins w:id="957" w:author="Windows User" w:date="2019-04-30T12:23:00Z">
        <w:r>
          <w:t>We run the Random forest algorithm on  the data set with all the features and  on the dataset on which we performed “Feature Extraction”</w:t>
        </w:r>
      </w:ins>
    </w:p>
    <w:p w14:paraId="3477B9DD" w14:textId="77777777" w:rsidR="007C65B7" w:rsidRDefault="007C65B7" w:rsidP="007C65B7">
      <w:pPr>
        <w:pStyle w:val="ListParagraph"/>
        <w:numPr>
          <w:ilvl w:val="0"/>
          <w:numId w:val="12"/>
        </w:numPr>
        <w:rPr>
          <w:ins w:id="958" w:author="Windows User" w:date="2019-04-30T12:23:00Z"/>
        </w:rPr>
      </w:pPr>
      <w:ins w:id="959" w:author="Windows User" w:date="2019-04-30T12:23:00Z">
        <w:r>
          <w:t xml:space="preserve"> we achieve two almost identical R square values on test data as well as  two similar variable importance plots ,</w:t>
        </w:r>
        <w:r w:rsidRPr="00AF7716">
          <w:t xml:space="preserve"> </w:t>
        </w:r>
        <w:r>
          <w:t xml:space="preserve">hence confirm the process we followed for feature selection  </w:t>
        </w:r>
      </w:ins>
    </w:p>
    <w:p w14:paraId="57F10DE2" w14:textId="77777777" w:rsidR="007C65B7" w:rsidRDefault="007C65B7" w:rsidP="00F63B11">
      <w:pPr>
        <w:rPr>
          <w:ins w:id="960" w:author="Windows User" w:date="2019-04-30T12:19:00Z"/>
          <w:rStyle w:val="Heading2Char"/>
          <w:u w:val="single"/>
        </w:rPr>
      </w:pPr>
    </w:p>
    <w:p w14:paraId="55AE8A7D" w14:textId="77777777" w:rsidR="007C65B7" w:rsidRDefault="007C65B7" w:rsidP="00F63B11">
      <w:pPr>
        <w:rPr>
          <w:ins w:id="961" w:author="Windows User" w:date="2019-04-30T12:23:00Z"/>
          <w:rStyle w:val="Heading2Char"/>
          <w:u w:val="single"/>
        </w:rPr>
      </w:pPr>
    </w:p>
    <w:p w14:paraId="70D983E5" w14:textId="77777777" w:rsidR="007C65B7" w:rsidRDefault="007C65B7" w:rsidP="00F63B11">
      <w:pPr>
        <w:rPr>
          <w:ins w:id="962" w:author="Windows User" w:date="2019-04-30T12:23:00Z"/>
          <w:rStyle w:val="Heading2Char"/>
          <w:u w:val="single"/>
        </w:rPr>
      </w:pPr>
    </w:p>
    <w:p w14:paraId="63A5CCBE" w14:textId="77777777" w:rsidR="007C65B7" w:rsidRPr="00F63B11" w:rsidRDefault="007C65B7" w:rsidP="00F63B11">
      <w:pPr>
        <w:rPr>
          <w:rStyle w:val="Heading2Char"/>
          <w:u w:val="single"/>
        </w:rPr>
      </w:pPr>
    </w:p>
    <w:p w14:paraId="6994C41A" w14:textId="77777777" w:rsidR="00F63B11" w:rsidRDefault="00F63B11" w:rsidP="00F63B11">
      <w:pPr>
        <w:rPr>
          <w:ins w:id="963" w:author="Windows User" w:date="2019-04-30T12:23:00Z"/>
        </w:rPr>
      </w:pPr>
    </w:p>
    <w:p w14:paraId="48C5E688" w14:textId="77777777" w:rsidR="007C65B7" w:rsidRDefault="007C65B7" w:rsidP="00F63B11">
      <w:pPr>
        <w:rPr>
          <w:ins w:id="964" w:author="Windows User" w:date="2019-04-30T12:23:00Z"/>
        </w:rPr>
      </w:pPr>
    </w:p>
    <w:p w14:paraId="6B29DD79" w14:textId="77777777" w:rsidR="007C65B7" w:rsidRDefault="007C65B7" w:rsidP="00F63B11">
      <w:pPr>
        <w:rPr>
          <w:ins w:id="965" w:author="Windows User" w:date="2019-04-30T12:23:00Z"/>
        </w:rPr>
      </w:pPr>
    </w:p>
    <w:p w14:paraId="402264A4" w14:textId="77777777" w:rsidR="007C65B7" w:rsidRDefault="007C65B7" w:rsidP="00F63B11"/>
    <w:p w14:paraId="101DA732" w14:textId="63BA36EE" w:rsidR="00CF54A2" w:rsidRDefault="00CF54A2">
      <w:pPr>
        <w:pStyle w:val="Heading2"/>
        <w:jc w:val="both"/>
        <w:rPr>
          <w:ins w:id="966" w:author="Windows User" w:date="2019-04-30T12:24:00Z"/>
          <w:u w:val="single"/>
        </w:rPr>
        <w:pPrChange w:id="967" w:author="Dennis Choksi" w:date="2019-04-30T01:38:00Z">
          <w:pPr>
            <w:pStyle w:val="Heading2"/>
          </w:pPr>
        </w:pPrChange>
      </w:pPr>
      <w:ins w:id="968" w:author="Windows User" w:date="2019-04-30T12:24:00Z">
        <w:r>
          <w:rPr>
            <w:u w:val="single"/>
          </w:rPr>
          <w:lastRenderedPageBreak/>
          <w:t>New Methods</w:t>
        </w:r>
      </w:ins>
    </w:p>
    <w:p w14:paraId="17F66CD7" w14:textId="77777777" w:rsidR="00CF54A2" w:rsidRDefault="00CF54A2">
      <w:pPr>
        <w:rPr>
          <w:ins w:id="969" w:author="Windows User" w:date="2019-04-30T12:25:00Z"/>
        </w:rPr>
        <w:pPrChange w:id="970" w:author="Windows User" w:date="2019-04-30T12:25:00Z">
          <w:pPr>
            <w:pStyle w:val="Heading2"/>
          </w:pPr>
        </w:pPrChange>
      </w:pPr>
    </w:p>
    <w:p w14:paraId="2ACE9431" w14:textId="77777777" w:rsidR="00CF54A2" w:rsidRDefault="00CF54A2" w:rsidP="00CF54A2">
      <w:pPr>
        <w:rPr>
          <w:ins w:id="971" w:author="Windows User" w:date="2019-04-30T12:25:00Z"/>
          <w:rStyle w:val="Heading2Char"/>
          <w:u w:val="single"/>
        </w:rPr>
      </w:pPr>
      <w:ins w:id="972" w:author="Windows User" w:date="2019-04-30T12:25:00Z">
        <w:r w:rsidRPr="009C61FA">
          <w:rPr>
            <w:rStyle w:val="Heading2Char"/>
            <w:u w:val="single"/>
          </w:rPr>
          <w:t>Gradient</w:t>
        </w:r>
        <w:r>
          <w:t xml:space="preserve"> </w:t>
        </w:r>
        <w:r w:rsidRPr="009C61FA">
          <w:rPr>
            <w:rStyle w:val="Heading2Char"/>
            <w:u w:val="single"/>
          </w:rPr>
          <w:t>Boosting</w:t>
        </w:r>
        <w:r>
          <w:rPr>
            <w:rStyle w:val="Heading2Char"/>
            <w:u w:val="single"/>
          </w:rPr>
          <w:t xml:space="preserve"> : </w:t>
        </w:r>
      </w:ins>
    </w:p>
    <w:p w14:paraId="5217EA2D" w14:textId="77777777" w:rsidR="00CF54A2" w:rsidRDefault="00CF54A2" w:rsidP="00CF54A2">
      <w:pPr>
        <w:rPr>
          <w:ins w:id="973" w:author="Windows User" w:date="2019-04-30T12:25:00Z"/>
        </w:rPr>
      </w:pPr>
      <w:ins w:id="974" w:author="Windows User" w:date="2019-04-30T12:25:00Z">
        <w:r w:rsidRPr="009A5339">
          <w:rPr>
            <w:rStyle w:val="Heading2Char"/>
            <w:u w:val="single"/>
          </w:rPr>
          <w:t>Code</w:t>
        </w:r>
      </w:ins>
    </w:p>
    <w:p w14:paraId="7A7F9A09" w14:textId="77777777" w:rsidR="00CF54A2" w:rsidRPr="009C61FA" w:rsidRDefault="00CF54A2" w:rsidP="00CF54A2">
      <w:pPr>
        <w:spacing w:after="0"/>
        <w:rPr>
          <w:ins w:id="975" w:author="Windows User" w:date="2019-04-30T12:25:00Z"/>
          <w:rStyle w:val="NormalTok"/>
        </w:rPr>
      </w:pPr>
      <w:ins w:id="976" w:author="Windows User" w:date="2019-04-30T12:25:00Z">
        <w:r w:rsidRPr="009C61FA">
          <w:rPr>
            <w:rStyle w:val="NormalTok"/>
          </w:rPr>
          <w:t>library(xgboost)</w:t>
        </w:r>
      </w:ins>
    </w:p>
    <w:p w14:paraId="0C45355F" w14:textId="77777777" w:rsidR="00CF54A2" w:rsidRPr="009C61FA" w:rsidRDefault="00CF54A2" w:rsidP="00CF54A2">
      <w:pPr>
        <w:spacing w:after="0"/>
        <w:rPr>
          <w:ins w:id="977" w:author="Windows User" w:date="2019-04-30T12:25:00Z"/>
          <w:rStyle w:val="NormalTok"/>
        </w:rPr>
      </w:pPr>
    </w:p>
    <w:p w14:paraId="561D38C7" w14:textId="77777777" w:rsidR="00CF54A2" w:rsidRPr="009C61FA" w:rsidRDefault="00CF54A2" w:rsidP="00CF54A2">
      <w:pPr>
        <w:spacing w:after="0"/>
        <w:rPr>
          <w:ins w:id="978" w:author="Windows User" w:date="2019-04-30T12:25:00Z"/>
          <w:rStyle w:val="NormalTok"/>
        </w:rPr>
      </w:pPr>
      <w:ins w:id="979" w:author="Windows User" w:date="2019-04-30T12:25:00Z">
        <w:r w:rsidRPr="009C61FA">
          <w:rPr>
            <w:rStyle w:val="NormalTok"/>
          </w:rPr>
          <w:t xml:space="preserve">setwd('C:\\Users\\ACER\\Desktop\\Superconductivity') </w:t>
        </w:r>
      </w:ins>
    </w:p>
    <w:p w14:paraId="3A181E22" w14:textId="77777777" w:rsidR="00CF54A2" w:rsidRPr="009C61FA" w:rsidRDefault="00CF54A2" w:rsidP="00CF54A2">
      <w:pPr>
        <w:spacing w:after="0"/>
        <w:rPr>
          <w:ins w:id="980" w:author="Windows User" w:date="2019-04-30T12:25:00Z"/>
          <w:rStyle w:val="NormalTok"/>
        </w:rPr>
      </w:pPr>
      <w:ins w:id="981" w:author="Windows User" w:date="2019-04-30T12:25:00Z">
        <w:r w:rsidRPr="009C61FA">
          <w:rPr>
            <w:rStyle w:val="NormalTok"/>
          </w:rPr>
          <w:t>sc_data=read.csv ("Superconductor1.csv")</w:t>
        </w:r>
      </w:ins>
    </w:p>
    <w:p w14:paraId="4A48D126" w14:textId="77777777" w:rsidR="00CF54A2" w:rsidRPr="009C61FA" w:rsidRDefault="00CF54A2" w:rsidP="00CF54A2">
      <w:pPr>
        <w:spacing w:after="0"/>
        <w:rPr>
          <w:ins w:id="982" w:author="Windows User" w:date="2019-04-30T12:25:00Z"/>
          <w:rStyle w:val="NormalTok"/>
        </w:rPr>
      </w:pPr>
      <w:ins w:id="983" w:author="Windows User" w:date="2019-04-30T12:25:00Z">
        <w:r w:rsidRPr="009C61FA">
          <w:rPr>
            <w:rStyle w:val="NormalTok"/>
          </w:rPr>
          <w:t>split=sample.split(sc_data1,SplitRatio = 0.8)</w:t>
        </w:r>
      </w:ins>
    </w:p>
    <w:p w14:paraId="668C6DA1" w14:textId="77777777" w:rsidR="00CF54A2" w:rsidRPr="009C61FA" w:rsidRDefault="00CF54A2" w:rsidP="00CF54A2">
      <w:pPr>
        <w:spacing w:after="0"/>
        <w:rPr>
          <w:ins w:id="984" w:author="Windows User" w:date="2019-04-30T12:25:00Z"/>
          <w:rStyle w:val="NormalTok"/>
        </w:rPr>
      </w:pPr>
      <w:ins w:id="985" w:author="Windows User" w:date="2019-04-30T12:25:00Z">
        <w:r w:rsidRPr="009C61FA">
          <w:rPr>
            <w:rStyle w:val="NormalTok"/>
          </w:rPr>
          <w:t>sc_data1_Train=subset(sc_data,split=="TRUE")</w:t>
        </w:r>
      </w:ins>
    </w:p>
    <w:p w14:paraId="345696A0" w14:textId="77777777" w:rsidR="00CF54A2" w:rsidRPr="009C61FA" w:rsidRDefault="00CF54A2" w:rsidP="00CF54A2">
      <w:pPr>
        <w:spacing w:after="0"/>
        <w:rPr>
          <w:ins w:id="986" w:author="Windows User" w:date="2019-04-30T12:25:00Z"/>
          <w:rStyle w:val="NormalTok"/>
        </w:rPr>
      </w:pPr>
      <w:ins w:id="987" w:author="Windows User" w:date="2019-04-30T12:25:00Z">
        <w:r w:rsidRPr="009C61FA">
          <w:rPr>
            <w:rStyle w:val="NormalTok"/>
          </w:rPr>
          <w:t>sc_data1_Test</w:t>
        </w:r>
        <w:r>
          <w:rPr>
            <w:rStyle w:val="NormalTok"/>
          </w:rPr>
          <w:t>=subset(sc_data,split=="FALSE")</w:t>
        </w:r>
      </w:ins>
    </w:p>
    <w:p w14:paraId="78DD497E" w14:textId="77777777" w:rsidR="00CF54A2" w:rsidRPr="009C61FA" w:rsidRDefault="00CF54A2" w:rsidP="00CF54A2">
      <w:pPr>
        <w:spacing w:after="0"/>
        <w:rPr>
          <w:ins w:id="988" w:author="Windows User" w:date="2019-04-30T12:25:00Z"/>
          <w:rStyle w:val="NormalTok"/>
        </w:rPr>
      </w:pPr>
      <w:ins w:id="989" w:author="Windows User" w:date="2019-04-30T12:25:00Z">
        <w:r w:rsidRPr="009C61FA">
          <w:rPr>
            <w:rStyle w:val="NormalTok"/>
          </w:rPr>
          <w:t>sc_data2_Train=sc_data1_Train[,-82]</w:t>
        </w:r>
      </w:ins>
    </w:p>
    <w:p w14:paraId="5C597104" w14:textId="77777777" w:rsidR="00CF54A2" w:rsidRPr="009C61FA" w:rsidRDefault="00CF54A2" w:rsidP="00CF54A2">
      <w:pPr>
        <w:spacing w:after="0"/>
        <w:rPr>
          <w:ins w:id="990" w:author="Windows User" w:date="2019-04-30T12:25:00Z"/>
          <w:rStyle w:val="NormalTok"/>
        </w:rPr>
      </w:pPr>
      <w:ins w:id="991" w:author="Windows User" w:date="2019-04-30T12:25:00Z">
        <w:r w:rsidRPr="009C61FA">
          <w:rPr>
            <w:rStyle w:val="NormalTok"/>
          </w:rPr>
          <w:t>sc_data2_Test=sc_data1_Test[,-82]</w:t>
        </w:r>
      </w:ins>
    </w:p>
    <w:p w14:paraId="6E51853C" w14:textId="77777777" w:rsidR="00CF54A2" w:rsidRPr="009C61FA" w:rsidRDefault="00CF54A2" w:rsidP="00CF54A2">
      <w:pPr>
        <w:spacing w:after="0"/>
        <w:rPr>
          <w:ins w:id="992" w:author="Windows User" w:date="2019-04-30T12:25:00Z"/>
          <w:rStyle w:val="NormalTok"/>
        </w:rPr>
      </w:pPr>
    </w:p>
    <w:p w14:paraId="48714662" w14:textId="77777777" w:rsidR="00CF54A2" w:rsidRPr="009C61FA" w:rsidRDefault="00CF54A2" w:rsidP="00CF54A2">
      <w:pPr>
        <w:spacing w:after="0"/>
        <w:rPr>
          <w:ins w:id="993" w:author="Windows User" w:date="2019-04-30T12:25:00Z"/>
          <w:rStyle w:val="NormalTok"/>
        </w:rPr>
      </w:pPr>
    </w:p>
    <w:p w14:paraId="3CA5F38B" w14:textId="77777777" w:rsidR="00CF54A2" w:rsidRPr="009C61FA" w:rsidRDefault="00CF54A2" w:rsidP="00CF54A2">
      <w:pPr>
        <w:spacing w:after="0"/>
        <w:rPr>
          <w:ins w:id="994" w:author="Windows User" w:date="2019-04-30T12:25:00Z"/>
          <w:rStyle w:val="NormalTok"/>
        </w:rPr>
      </w:pPr>
      <w:ins w:id="995" w:author="Windows User" w:date="2019-04-30T12:25:00Z">
        <w:r w:rsidRPr="009C61FA">
          <w:rPr>
            <w:rStyle w:val="NormalTok"/>
          </w:rPr>
          <w:t>sc_train_matrix=xgb.DMatrix(data=as.matrix(sc_data2_Train),label=sc_data1_Train$critical_temp)</w:t>
        </w:r>
      </w:ins>
    </w:p>
    <w:p w14:paraId="457D0273" w14:textId="77777777" w:rsidR="00CF54A2" w:rsidRPr="009C61FA" w:rsidRDefault="00CF54A2" w:rsidP="00CF54A2">
      <w:pPr>
        <w:spacing w:after="0"/>
        <w:rPr>
          <w:ins w:id="996" w:author="Windows User" w:date="2019-04-30T12:25:00Z"/>
          <w:rStyle w:val="NormalTok"/>
        </w:rPr>
      </w:pPr>
      <w:ins w:id="997" w:author="Windows User" w:date="2019-04-30T12:25:00Z">
        <w:r w:rsidRPr="009C61FA">
          <w:rPr>
            <w:rStyle w:val="NormalTok"/>
          </w:rPr>
          <w:t>sc_test_matrix=xgb.DMatrix(data=as.matrix(sc_data2_Test),lab</w:t>
        </w:r>
        <w:r>
          <w:rPr>
            <w:rStyle w:val="NormalTok"/>
          </w:rPr>
          <w:t>el=sc_data1_Test$critical_temp)</w:t>
        </w:r>
      </w:ins>
    </w:p>
    <w:p w14:paraId="67D3BF48" w14:textId="77777777" w:rsidR="00CF54A2" w:rsidRPr="009C61FA" w:rsidRDefault="00CF54A2" w:rsidP="00CF54A2">
      <w:pPr>
        <w:spacing w:after="0"/>
        <w:rPr>
          <w:ins w:id="998" w:author="Windows User" w:date="2019-04-30T12:25:00Z"/>
          <w:rStyle w:val="NormalTok"/>
        </w:rPr>
      </w:pPr>
      <w:ins w:id="999" w:author="Windows User" w:date="2019-04-30T12:25:00Z">
        <w:r w:rsidRPr="009C61FA">
          <w:rPr>
            <w:rStyle w:val="NormalTok"/>
          </w:rPr>
          <w:t>nc=lengt</w:t>
        </w:r>
        <w:r>
          <w:rPr>
            <w:rStyle w:val="NormalTok"/>
          </w:rPr>
          <w:t>h(sc_data1_Train$critical_temp)</w:t>
        </w:r>
      </w:ins>
    </w:p>
    <w:p w14:paraId="415E0E43" w14:textId="77777777" w:rsidR="00CF54A2" w:rsidRPr="009C61FA" w:rsidRDefault="00CF54A2" w:rsidP="00CF54A2">
      <w:pPr>
        <w:spacing w:after="0"/>
        <w:rPr>
          <w:ins w:id="1000" w:author="Windows User" w:date="2019-04-30T12:25:00Z"/>
          <w:rStyle w:val="NormalTok"/>
        </w:rPr>
      </w:pPr>
      <w:ins w:id="1001" w:author="Windows User" w:date="2019-04-30T12:25:00Z">
        <w:r>
          <w:rPr>
            <w:rStyle w:val="NormalTok"/>
          </w:rPr>
          <w:t>grid</w:t>
        </w:r>
      </w:ins>
    </w:p>
    <w:p w14:paraId="505609C3" w14:textId="77777777" w:rsidR="00CF54A2" w:rsidRPr="009C61FA" w:rsidRDefault="00CF54A2" w:rsidP="00CF54A2">
      <w:pPr>
        <w:spacing w:after="0"/>
        <w:rPr>
          <w:ins w:id="1002" w:author="Windows User" w:date="2019-04-30T12:25:00Z"/>
          <w:rStyle w:val="NormalTok"/>
        </w:rPr>
      </w:pPr>
      <w:ins w:id="1003" w:author="Windows User" w:date="2019-04-30T12:25:00Z">
        <w:r w:rsidRPr="009C61FA">
          <w:rPr>
            <w:rStyle w:val="NormalTok"/>
          </w:rPr>
          <w:t>xgb_param=list("objective"="reg:linear",</w:t>
        </w:r>
      </w:ins>
    </w:p>
    <w:p w14:paraId="0FC16D7C" w14:textId="77777777" w:rsidR="00CF54A2" w:rsidRPr="009C61FA" w:rsidRDefault="00CF54A2" w:rsidP="00CF54A2">
      <w:pPr>
        <w:spacing w:after="0"/>
        <w:rPr>
          <w:ins w:id="1004" w:author="Windows User" w:date="2019-04-30T12:25:00Z"/>
          <w:rStyle w:val="NormalTok"/>
        </w:rPr>
      </w:pPr>
      <w:ins w:id="1005" w:author="Windows User" w:date="2019-04-30T12:25:00Z">
        <w:r w:rsidRPr="009C61FA">
          <w:rPr>
            <w:rStyle w:val="NormalTok"/>
          </w:rPr>
          <w:t xml:space="preserve">               </w:t>
        </w:r>
        <w:r>
          <w:rPr>
            <w:rStyle w:val="NormalTok"/>
          </w:rPr>
          <w:t>"eval_metric"="rmse")</w:t>
        </w:r>
      </w:ins>
    </w:p>
    <w:p w14:paraId="0A91FA41" w14:textId="77777777" w:rsidR="00CF54A2" w:rsidRPr="009C61FA" w:rsidRDefault="00CF54A2" w:rsidP="00CF54A2">
      <w:pPr>
        <w:spacing w:after="0"/>
        <w:rPr>
          <w:ins w:id="1006" w:author="Windows User" w:date="2019-04-30T12:25:00Z"/>
          <w:rStyle w:val="NormalTok"/>
        </w:rPr>
      </w:pPr>
      <w:ins w:id="1007" w:author="Windows User" w:date="2019-04-30T12:25:00Z">
        <w:r w:rsidRPr="009C61FA">
          <w:rPr>
            <w:rStyle w:val="NormalTok"/>
          </w:rPr>
          <w:t>watchlist=list(train=sc_tr</w:t>
        </w:r>
        <w:r>
          <w:rPr>
            <w:rStyle w:val="NormalTok"/>
          </w:rPr>
          <w:t>ain_matrix,test=sc_test_matrix)</w:t>
        </w:r>
      </w:ins>
    </w:p>
    <w:p w14:paraId="1D3A38AD" w14:textId="77777777" w:rsidR="00CF54A2" w:rsidRPr="009C61FA" w:rsidRDefault="00CF54A2" w:rsidP="00CF54A2">
      <w:pPr>
        <w:spacing w:after="0"/>
        <w:rPr>
          <w:ins w:id="1008" w:author="Windows User" w:date="2019-04-30T12:25:00Z"/>
          <w:rStyle w:val="NormalTok"/>
        </w:rPr>
      </w:pPr>
      <w:ins w:id="1009" w:author="Windows User" w:date="2019-04-30T12:25:00Z">
        <w:r w:rsidRPr="009C61FA">
          <w:rPr>
            <w:rStyle w:val="NormalTok"/>
          </w:rPr>
          <w:t>XGB_model=xgb.train(params=xgb_param,data=sc_train_matrix,eta=0.05,max_depth=16,nrounds=300,sub</w:t>
        </w:r>
        <w:r>
          <w:rPr>
            <w:rStyle w:val="NormalTok"/>
          </w:rPr>
          <w:t>sample=1,watchlist = watchlist)</w:t>
        </w:r>
      </w:ins>
    </w:p>
    <w:p w14:paraId="5D9D0D01" w14:textId="77777777" w:rsidR="00CF54A2" w:rsidRPr="009C61FA" w:rsidRDefault="00CF54A2" w:rsidP="00CF54A2">
      <w:pPr>
        <w:spacing w:after="0"/>
        <w:rPr>
          <w:ins w:id="1010" w:author="Windows User" w:date="2019-04-30T12:25:00Z"/>
          <w:rStyle w:val="NormalTok"/>
        </w:rPr>
      </w:pPr>
      <w:ins w:id="1011" w:author="Windows User" w:date="2019-04-30T12:25:00Z">
        <w:r w:rsidRPr="009C61FA">
          <w:rPr>
            <w:rStyle w:val="NormalTok"/>
          </w:rPr>
          <w:t>e=data.frame(XGB_model$evaluation_log)</w:t>
        </w:r>
      </w:ins>
    </w:p>
    <w:p w14:paraId="6D08B621" w14:textId="77777777" w:rsidR="00CF54A2" w:rsidRPr="009C61FA" w:rsidRDefault="00CF54A2" w:rsidP="00CF54A2">
      <w:pPr>
        <w:spacing w:after="0"/>
        <w:rPr>
          <w:ins w:id="1012" w:author="Windows User" w:date="2019-04-30T12:25:00Z"/>
          <w:rStyle w:val="NormalTok"/>
        </w:rPr>
      </w:pPr>
      <w:ins w:id="1013" w:author="Windows User" w:date="2019-04-30T12:25:00Z">
        <w:r w:rsidRPr="009C61FA">
          <w:rPr>
            <w:rStyle w:val="NormalTok"/>
          </w:rPr>
          <w:t>plot(e$iter,e$train_rmse)</w:t>
        </w:r>
      </w:ins>
    </w:p>
    <w:p w14:paraId="023FF6DE" w14:textId="77777777" w:rsidR="00CF54A2" w:rsidRPr="009C61FA" w:rsidRDefault="00CF54A2" w:rsidP="00CF54A2">
      <w:pPr>
        <w:spacing w:after="0"/>
        <w:rPr>
          <w:ins w:id="1014" w:author="Windows User" w:date="2019-04-30T12:25:00Z"/>
          <w:rStyle w:val="NormalTok"/>
        </w:rPr>
      </w:pPr>
      <w:ins w:id="1015" w:author="Windows User" w:date="2019-04-30T12:25:00Z">
        <w:r w:rsidRPr="009C61FA">
          <w:rPr>
            <w:rStyle w:val="NormalTok"/>
          </w:rPr>
          <w:t>line</w:t>
        </w:r>
        <w:r>
          <w:rPr>
            <w:rStyle w:val="NormalTok"/>
          </w:rPr>
          <w:t>s(e$iter,e$test_rmse,col="red")</w:t>
        </w:r>
      </w:ins>
    </w:p>
    <w:p w14:paraId="6AEE6542" w14:textId="77777777" w:rsidR="00CF54A2" w:rsidRPr="009C61FA" w:rsidRDefault="00CF54A2" w:rsidP="00CF54A2">
      <w:pPr>
        <w:spacing w:after="0"/>
        <w:rPr>
          <w:ins w:id="1016" w:author="Windows User" w:date="2019-04-30T12:25:00Z"/>
          <w:rStyle w:val="NormalTok"/>
        </w:rPr>
      </w:pPr>
      <w:ins w:id="1017" w:author="Windows User" w:date="2019-04-30T12:25:00Z">
        <w:r w:rsidRPr="009C61FA">
          <w:rPr>
            <w:rStyle w:val="NormalTok"/>
          </w:rPr>
          <w:t>pred_q=predict(XGB_model,sc_test_matrix)</w:t>
        </w:r>
      </w:ins>
    </w:p>
    <w:p w14:paraId="56AF812D" w14:textId="77777777" w:rsidR="00CF54A2" w:rsidRPr="009C61FA" w:rsidRDefault="00CF54A2" w:rsidP="00CF54A2">
      <w:pPr>
        <w:spacing w:after="0"/>
        <w:rPr>
          <w:ins w:id="1018" w:author="Windows User" w:date="2019-04-30T12:25:00Z"/>
          <w:rStyle w:val="NormalTok"/>
        </w:rPr>
      </w:pPr>
      <w:ins w:id="1019" w:author="Windows User" w:date="2019-04-30T12:25:00Z">
        <w:r w:rsidRPr="009C61FA">
          <w:rPr>
            <w:rStyle w:val="NormalTok"/>
          </w:rPr>
          <w:t>pred_q=data.frame(pred_q)</w:t>
        </w:r>
      </w:ins>
    </w:p>
    <w:p w14:paraId="25FB70FE" w14:textId="77777777" w:rsidR="00CF54A2" w:rsidRPr="009C61FA" w:rsidRDefault="00CF54A2" w:rsidP="00CF54A2">
      <w:pPr>
        <w:spacing w:after="0"/>
        <w:rPr>
          <w:ins w:id="1020" w:author="Windows User" w:date="2019-04-30T12:25:00Z"/>
          <w:rStyle w:val="NormalTok"/>
        </w:rPr>
      </w:pPr>
      <w:ins w:id="1021" w:author="Windows User" w:date="2019-04-30T12:25:00Z">
        <w:r w:rsidRPr="009C61FA">
          <w:rPr>
            <w:rStyle w:val="NormalTok"/>
          </w:rPr>
          <w:t>result=data.frame(sc_data1_Test$critical_temp,pred_q)</w:t>
        </w:r>
      </w:ins>
    </w:p>
    <w:p w14:paraId="3A2A8B5A" w14:textId="77777777" w:rsidR="00CF54A2" w:rsidRDefault="00CF54A2" w:rsidP="00CF54A2">
      <w:pPr>
        <w:spacing w:after="0"/>
        <w:rPr>
          <w:ins w:id="1022" w:author="Windows User" w:date="2019-04-30T12:25:00Z"/>
          <w:rStyle w:val="NormalTok"/>
        </w:rPr>
      </w:pPr>
    </w:p>
    <w:p w14:paraId="0D30D5B0" w14:textId="77777777" w:rsidR="00CF54A2" w:rsidRPr="009C61FA" w:rsidRDefault="00CF54A2" w:rsidP="00CF54A2">
      <w:pPr>
        <w:spacing w:after="0"/>
        <w:rPr>
          <w:ins w:id="1023" w:author="Windows User" w:date="2019-04-30T12:25:00Z"/>
          <w:rStyle w:val="NormalTok"/>
        </w:rPr>
      </w:pPr>
      <w:ins w:id="1024" w:author="Windows User" w:date="2019-04-30T12:25:00Z">
        <w:r w:rsidRPr="009C61FA">
          <w:rPr>
            <w:rStyle w:val="NormalTok"/>
          </w:rPr>
          <w:t>#R^2</w:t>
        </w:r>
      </w:ins>
    </w:p>
    <w:p w14:paraId="25827A2F" w14:textId="77777777" w:rsidR="00CF54A2" w:rsidRDefault="00CF54A2" w:rsidP="00CF54A2">
      <w:pPr>
        <w:spacing w:after="0"/>
        <w:rPr>
          <w:ins w:id="1025" w:author="Windows User" w:date="2019-04-30T12:25:00Z"/>
          <w:rStyle w:val="NormalTok"/>
        </w:rPr>
      </w:pPr>
    </w:p>
    <w:p w14:paraId="19962E39" w14:textId="77777777" w:rsidR="00CF54A2" w:rsidRPr="009C61FA" w:rsidRDefault="00CF54A2" w:rsidP="00CF54A2">
      <w:pPr>
        <w:spacing w:after="0"/>
        <w:rPr>
          <w:ins w:id="1026" w:author="Windows User" w:date="2019-04-30T12:25:00Z"/>
          <w:rStyle w:val="NormalTok"/>
        </w:rPr>
      </w:pPr>
      <w:ins w:id="1027" w:author="Windows User" w:date="2019-04-30T12:25:00Z">
        <w:r w:rsidRPr="009C61FA">
          <w:rPr>
            <w:rStyle w:val="NormalTok"/>
          </w:rPr>
          <w:t>RSS=(mean((result$sc_data1_Test.critical_temp - result$pred_q)^2))</w:t>
        </w:r>
      </w:ins>
    </w:p>
    <w:p w14:paraId="31780FAF" w14:textId="77777777" w:rsidR="00CF54A2" w:rsidRPr="009C61FA" w:rsidRDefault="00CF54A2" w:rsidP="00CF54A2">
      <w:pPr>
        <w:spacing w:after="0"/>
        <w:rPr>
          <w:ins w:id="1028" w:author="Windows User" w:date="2019-04-30T12:25:00Z"/>
          <w:rStyle w:val="NormalTok"/>
        </w:rPr>
      </w:pPr>
      <w:ins w:id="1029" w:author="Windows User" w:date="2019-04-30T12:25:00Z">
        <w:r w:rsidRPr="009C61FA">
          <w:rPr>
            <w:rStyle w:val="NormalTok"/>
          </w:rPr>
          <w:t>TSS=(mean((sc_data1_Test$critical_temp-(mean(sc_data1_Test$critical_temp)))^2))</w:t>
        </w:r>
      </w:ins>
    </w:p>
    <w:p w14:paraId="65FE7148" w14:textId="77777777" w:rsidR="00CF54A2" w:rsidRPr="009C61FA" w:rsidRDefault="00CF54A2" w:rsidP="00CF54A2">
      <w:pPr>
        <w:spacing w:after="0"/>
        <w:rPr>
          <w:ins w:id="1030" w:author="Windows User" w:date="2019-04-30T12:25:00Z"/>
          <w:rStyle w:val="NormalTok"/>
        </w:rPr>
      </w:pPr>
      <w:ins w:id="1031" w:author="Windows User" w:date="2019-04-30T12:25:00Z">
        <w:r w:rsidRPr="009C61FA">
          <w:rPr>
            <w:rStyle w:val="NormalTok"/>
          </w:rPr>
          <w:t>R_square=1-(RSS/TSS)</w:t>
        </w:r>
      </w:ins>
    </w:p>
    <w:p w14:paraId="6D4CC6A6" w14:textId="77777777" w:rsidR="00CF54A2" w:rsidRPr="009C61FA" w:rsidRDefault="00CF54A2" w:rsidP="00CF54A2">
      <w:pPr>
        <w:spacing w:after="0"/>
        <w:rPr>
          <w:ins w:id="1032" w:author="Windows User" w:date="2019-04-30T12:25:00Z"/>
          <w:rStyle w:val="NormalTok"/>
        </w:rPr>
      </w:pPr>
      <w:ins w:id="1033" w:author="Windows User" w:date="2019-04-30T12:25:00Z">
        <w:r w:rsidRPr="009C61FA">
          <w:rPr>
            <w:rStyle w:val="NormalTok"/>
          </w:rPr>
          <w:t>print(R_square)</w:t>
        </w:r>
      </w:ins>
    </w:p>
    <w:p w14:paraId="356DB2EF" w14:textId="77777777" w:rsidR="00CF54A2" w:rsidRPr="009C61FA" w:rsidRDefault="00CF54A2" w:rsidP="00CF5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ins w:id="1034" w:author="Windows User" w:date="2019-04-30T12:25:00Z"/>
          <w:rFonts w:ascii="Lucida Console" w:eastAsia="Times New Roman" w:hAnsi="Lucida Console" w:cs="Courier New"/>
          <w:color w:val="000000"/>
          <w:sz w:val="20"/>
          <w:szCs w:val="20"/>
        </w:rPr>
      </w:pPr>
      <w:ins w:id="1035" w:author="Windows User" w:date="2019-04-30T12:25:00Z">
        <w:r w:rsidRPr="009C61FA">
          <w:rPr>
            <w:rFonts w:ascii="Lucida Console" w:eastAsia="Times New Roman" w:hAnsi="Lucida Console" w:cs="Courier New"/>
            <w:color w:val="000000"/>
            <w:sz w:val="20"/>
            <w:szCs w:val="20"/>
            <w:bdr w:val="none" w:sz="0" w:space="0" w:color="auto" w:frame="1"/>
          </w:rPr>
          <w:t>[1] 0.915577</w:t>
        </w:r>
      </w:ins>
    </w:p>
    <w:p w14:paraId="4C765291" w14:textId="77777777" w:rsidR="00CF54A2" w:rsidRDefault="00CF54A2" w:rsidP="00CF54A2">
      <w:pPr>
        <w:spacing w:after="0"/>
        <w:rPr>
          <w:ins w:id="1036" w:author="Windows User" w:date="2019-04-30T12:26:00Z"/>
          <w:rStyle w:val="NormalTok"/>
        </w:rPr>
      </w:pPr>
    </w:p>
    <w:p w14:paraId="7B66A73E" w14:textId="77777777" w:rsidR="00CF54A2" w:rsidRPr="009C61FA" w:rsidRDefault="00CF54A2" w:rsidP="00CF54A2">
      <w:pPr>
        <w:spacing w:after="0"/>
        <w:rPr>
          <w:ins w:id="1037" w:author="Windows User" w:date="2019-04-30T12:25:00Z"/>
          <w:rStyle w:val="NormalTok"/>
        </w:rPr>
      </w:pPr>
    </w:p>
    <w:p w14:paraId="724A530C" w14:textId="77777777" w:rsidR="00CF54A2" w:rsidRPr="009C61FA" w:rsidRDefault="00CF54A2" w:rsidP="00CF54A2">
      <w:pPr>
        <w:spacing w:after="0"/>
        <w:rPr>
          <w:ins w:id="1038" w:author="Windows User" w:date="2019-04-30T12:25:00Z"/>
          <w:rStyle w:val="NormalTok"/>
        </w:rPr>
      </w:pPr>
    </w:p>
    <w:p w14:paraId="2860F36A" w14:textId="77777777" w:rsidR="00CF54A2" w:rsidRPr="009C61FA" w:rsidRDefault="00CF54A2" w:rsidP="00CF54A2">
      <w:pPr>
        <w:rPr>
          <w:ins w:id="1039" w:author="Windows User" w:date="2019-04-30T12:25:00Z"/>
          <w:rStyle w:val="NormalTok"/>
        </w:rPr>
      </w:pPr>
      <w:ins w:id="1040" w:author="Windows User" w:date="2019-04-30T12:25:00Z">
        <w:r w:rsidRPr="009A5339">
          <w:rPr>
            <w:rStyle w:val="Heading2Char"/>
            <w:u w:val="single"/>
          </w:rPr>
          <w:lastRenderedPageBreak/>
          <w:t>Output</w:t>
        </w:r>
      </w:ins>
    </w:p>
    <w:p w14:paraId="2A66ED52" w14:textId="31F6D656" w:rsidR="00CF54A2" w:rsidRDefault="00CF54A2" w:rsidP="00CF54A2">
      <w:pPr>
        <w:rPr>
          <w:ins w:id="1041" w:author="Windows User" w:date="2019-04-30T12:25:00Z"/>
        </w:rPr>
      </w:pPr>
      <w:ins w:id="1042" w:author="Windows User" w:date="2019-04-30T12:25:00Z">
        <w:r>
          <w:t xml:space="preserve">                  </w:t>
        </w:r>
        <w:r>
          <w:rPr>
            <w:noProof/>
          </w:rPr>
          <w:drawing>
            <wp:inline distT="0" distB="0" distL="0" distR="0" wp14:anchorId="5202FE87" wp14:editId="71E9D0A9">
              <wp:extent cx="4770962" cy="41389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2596" cy="4149023"/>
                      </a:xfrm>
                      <a:prstGeom prst="rect">
                        <a:avLst/>
                      </a:prstGeom>
                    </pic:spPr>
                  </pic:pic>
                </a:graphicData>
              </a:graphic>
            </wp:inline>
          </w:drawing>
        </w:r>
      </w:ins>
    </w:p>
    <w:p w14:paraId="49AB2507" w14:textId="77777777" w:rsidR="00CF54A2" w:rsidRDefault="00CF54A2" w:rsidP="00CF54A2">
      <w:pPr>
        <w:rPr>
          <w:ins w:id="1043" w:author="Windows User" w:date="2019-04-30T12:25:00Z"/>
          <w:rStyle w:val="Heading2Char"/>
          <w:u w:val="single"/>
        </w:rPr>
      </w:pPr>
      <w:ins w:id="1044" w:author="Windows User" w:date="2019-04-30T12:25:00Z">
        <w:r w:rsidRPr="009A5339">
          <w:rPr>
            <w:rStyle w:val="Heading2Char"/>
            <w:u w:val="single"/>
          </w:rPr>
          <w:t>Observation</w:t>
        </w:r>
      </w:ins>
    </w:p>
    <w:p w14:paraId="45B846E6" w14:textId="77777777" w:rsidR="00CF54A2" w:rsidRDefault="00CF54A2" w:rsidP="00CF54A2">
      <w:pPr>
        <w:pStyle w:val="ListParagraph"/>
        <w:numPr>
          <w:ilvl w:val="0"/>
          <w:numId w:val="13"/>
        </w:numPr>
        <w:rPr>
          <w:ins w:id="1045" w:author="Windows User" w:date="2019-04-30T12:25:00Z"/>
        </w:rPr>
      </w:pPr>
      <w:ins w:id="1046" w:author="Windows User" w:date="2019-04-30T12:25:00Z">
        <w:r>
          <w:t xml:space="preserve">As expected the training error reduces faster than Test error </w:t>
        </w:r>
      </w:ins>
    </w:p>
    <w:p w14:paraId="4984B8BA" w14:textId="77777777" w:rsidR="00CF54A2" w:rsidRDefault="00CF54A2" w:rsidP="00CF54A2">
      <w:pPr>
        <w:pStyle w:val="ListParagraph"/>
        <w:numPr>
          <w:ilvl w:val="0"/>
          <w:numId w:val="13"/>
        </w:numPr>
        <w:rPr>
          <w:ins w:id="1047" w:author="Windows User" w:date="2019-04-30T12:25:00Z"/>
        </w:rPr>
      </w:pPr>
      <w:ins w:id="1048" w:author="Windows User" w:date="2019-04-30T12:25:00Z">
        <w:r>
          <w:t>We also see that after a certain point the test error will not reduce any further and if we take a higher iterative value we could have over-fitting</w:t>
        </w:r>
      </w:ins>
    </w:p>
    <w:p w14:paraId="03AF82E1" w14:textId="77777777" w:rsidR="00CF54A2" w:rsidRDefault="00CF54A2" w:rsidP="00CF54A2">
      <w:pPr>
        <w:rPr>
          <w:ins w:id="1049" w:author="Windows User" w:date="2019-04-30T12:25:00Z"/>
        </w:rPr>
      </w:pPr>
      <w:ins w:id="1050" w:author="Windows User" w:date="2019-04-30T12:25:00Z">
        <w:r w:rsidRPr="009A5339">
          <w:rPr>
            <w:rStyle w:val="Heading2Char"/>
            <w:u w:val="single"/>
          </w:rPr>
          <w:t>Result</w:t>
        </w:r>
        <w:r>
          <w:t xml:space="preserve">  </w:t>
        </w:r>
      </w:ins>
    </w:p>
    <w:p w14:paraId="7F3C93E7" w14:textId="6A989A5C" w:rsidR="00CF54A2" w:rsidRPr="00B65D6F" w:rsidRDefault="00CF54A2" w:rsidP="00CF54A2">
      <w:pPr>
        <w:rPr>
          <w:ins w:id="1051" w:author="Windows User" w:date="2019-04-30T12:25:00Z"/>
        </w:rPr>
      </w:pPr>
      <w:ins w:id="1052" w:author="Windows User" w:date="2019-04-30T12:25:00Z">
        <w:r>
          <w:t xml:space="preserve">We selected the iteration as “134” through 10 fold cross validation , and were able to achieve an R square value of 91.54% </w:t>
        </w:r>
      </w:ins>
    </w:p>
    <w:p w14:paraId="3E2BA10F" w14:textId="77777777" w:rsidR="00CF54A2" w:rsidRDefault="00CF54A2">
      <w:pPr>
        <w:rPr>
          <w:ins w:id="1053" w:author="Windows User" w:date="2019-05-01T00:32:00Z"/>
        </w:rPr>
        <w:pPrChange w:id="1054" w:author="Windows User" w:date="2019-04-30T12:25:00Z">
          <w:pPr>
            <w:pStyle w:val="Heading2"/>
          </w:pPr>
        </w:pPrChange>
      </w:pPr>
    </w:p>
    <w:p w14:paraId="73045B97" w14:textId="77777777" w:rsidR="007A1467" w:rsidRDefault="007A1467">
      <w:pPr>
        <w:rPr>
          <w:ins w:id="1055" w:author="Windows User" w:date="2019-05-01T00:32:00Z"/>
        </w:rPr>
        <w:pPrChange w:id="1056" w:author="Windows User" w:date="2019-04-30T12:25:00Z">
          <w:pPr>
            <w:pStyle w:val="Heading2"/>
          </w:pPr>
        </w:pPrChange>
      </w:pPr>
    </w:p>
    <w:p w14:paraId="093A94B6" w14:textId="77777777" w:rsidR="007A1467" w:rsidRDefault="007A1467">
      <w:pPr>
        <w:rPr>
          <w:ins w:id="1057" w:author="Windows User" w:date="2019-05-01T00:32:00Z"/>
        </w:rPr>
        <w:pPrChange w:id="1058" w:author="Windows User" w:date="2019-04-30T12:25:00Z">
          <w:pPr>
            <w:pStyle w:val="Heading2"/>
          </w:pPr>
        </w:pPrChange>
      </w:pPr>
    </w:p>
    <w:p w14:paraId="2767D07A" w14:textId="77777777" w:rsidR="007A1467" w:rsidRDefault="007A1467">
      <w:pPr>
        <w:rPr>
          <w:ins w:id="1059" w:author="Windows User" w:date="2019-05-01T00:32:00Z"/>
        </w:rPr>
        <w:pPrChange w:id="1060" w:author="Windows User" w:date="2019-04-30T12:25:00Z">
          <w:pPr>
            <w:pStyle w:val="Heading2"/>
          </w:pPr>
        </w:pPrChange>
      </w:pPr>
    </w:p>
    <w:p w14:paraId="54B5A14D" w14:textId="77777777" w:rsidR="007A1467" w:rsidRDefault="007A1467">
      <w:pPr>
        <w:rPr>
          <w:ins w:id="1061" w:author="Windows User" w:date="2019-05-01T00:32:00Z"/>
        </w:rPr>
        <w:pPrChange w:id="1062" w:author="Windows User" w:date="2019-04-30T12:25:00Z">
          <w:pPr>
            <w:pStyle w:val="Heading2"/>
          </w:pPr>
        </w:pPrChange>
      </w:pPr>
    </w:p>
    <w:p w14:paraId="56F9DDAA" w14:textId="77777777" w:rsidR="007A1467" w:rsidRPr="00CF54A2" w:rsidRDefault="007A1467">
      <w:pPr>
        <w:rPr>
          <w:ins w:id="1063" w:author="Windows User" w:date="2019-04-30T12:24:00Z"/>
          <w:rPrChange w:id="1064" w:author="Windows User" w:date="2019-04-30T12:25:00Z">
            <w:rPr>
              <w:ins w:id="1065" w:author="Windows User" w:date="2019-04-30T12:24:00Z"/>
              <w:u w:val="single"/>
            </w:rPr>
          </w:rPrChange>
        </w:rPr>
        <w:pPrChange w:id="1066" w:author="Windows User" w:date="2019-04-30T12:25:00Z">
          <w:pPr>
            <w:pStyle w:val="Heading2"/>
          </w:pPr>
        </w:pPrChange>
      </w:pPr>
    </w:p>
    <w:p w14:paraId="1DEA5CA5" w14:textId="77777777" w:rsidR="007A1467" w:rsidRPr="007A1467" w:rsidRDefault="007A1467" w:rsidP="007A1467">
      <w:pPr>
        <w:rPr>
          <w:ins w:id="1067" w:author="Windows User" w:date="2019-05-01T00:31:00Z"/>
          <w:rStyle w:val="Heading2Char"/>
          <w:u w:val="single"/>
          <w:rPrChange w:id="1068" w:author="Windows User" w:date="2019-05-01T00:31:00Z">
            <w:rPr>
              <w:ins w:id="1069" w:author="Windows User" w:date="2019-05-01T00:31:00Z"/>
            </w:rPr>
          </w:rPrChange>
        </w:rPr>
      </w:pPr>
      <w:ins w:id="1070" w:author="Windows User" w:date="2019-05-01T00:31:00Z">
        <w:r w:rsidRPr="007A1467">
          <w:rPr>
            <w:rStyle w:val="Heading2Char"/>
            <w:u w:val="single"/>
            <w:rPrChange w:id="1071" w:author="Windows User" w:date="2019-05-01T00:31:00Z">
              <w:rPr/>
            </w:rPrChange>
          </w:rPr>
          <w:lastRenderedPageBreak/>
          <w:t>Partial Least Squares</w:t>
        </w:r>
      </w:ins>
    </w:p>
    <w:p w14:paraId="42F0E3E8" w14:textId="77777777" w:rsidR="007A1467" w:rsidRPr="007A1467" w:rsidRDefault="007A1467" w:rsidP="007A1467">
      <w:pPr>
        <w:rPr>
          <w:ins w:id="1072" w:author="Windows User" w:date="2019-05-01T00:31:00Z"/>
        </w:rPr>
      </w:pPr>
      <w:ins w:id="1073" w:author="Windows User" w:date="2019-05-01T00:31:00Z">
        <w:r w:rsidRPr="007A1467">
          <w:t>It is a supervised alternative to PCR(Principal Component Regression) ,It is  a dimension reduction method it Identifies new set of features (Z</w:t>
        </w:r>
        <w:r w:rsidRPr="007A1467">
          <w:rPr>
            <w:vertAlign w:val="subscript"/>
          </w:rPr>
          <w:t>i</w:t>
        </w:r>
        <w:r w:rsidRPr="007A1467">
          <w:t xml:space="preserve">)  which are linear combinations of original features ,but unlike PCR ,PLS achieve these new set of features in a supervised way that is considering response </w:t>
        </w:r>
      </w:ins>
    </w:p>
    <w:p w14:paraId="2E641D70" w14:textId="77777777" w:rsidR="007A1467" w:rsidRPr="007A1467" w:rsidRDefault="007A1467" w:rsidP="007A1467">
      <w:pPr>
        <w:rPr>
          <w:ins w:id="1074" w:author="Windows User" w:date="2019-05-01T00:31:00Z"/>
        </w:rPr>
      </w:pPr>
      <w:ins w:id="1075" w:author="Windows User" w:date="2019-05-01T00:31:00Z">
        <w:r w:rsidRPr="007A1467">
          <w:t>Hence, in computing Z1, PLS places the highest weight on the variables that are most strongly related to the response.</w:t>
        </w:r>
      </w:ins>
    </w:p>
    <w:p w14:paraId="51CA2994" w14:textId="77777777" w:rsidR="007A1467" w:rsidRPr="007A1467" w:rsidRDefault="007A1467" w:rsidP="007A1467">
      <w:pPr>
        <w:rPr>
          <w:ins w:id="1076" w:author="Windows User" w:date="2019-05-01T00:31:00Z"/>
        </w:rPr>
      </w:pPr>
    </w:p>
    <w:p w14:paraId="53A9EF14" w14:textId="77777777" w:rsidR="007A1467" w:rsidRPr="007A1467" w:rsidRDefault="007A1467" w:rsidP="007A1467">
      <w:pPr>
        <w:shd w:val="clear" w:color="auto" w:fill="F8F8F8"/>
        <w:wordWrap w:val="0"/>
        <w:spacing w:after="200" w:line="240" w:lineRule="auto"/>
        <w:rPr>
          <w:ins w:id="1077" w:author="Windows User" w:date="2019-05-01T00:31:00Z"/>
          <w:rFonts w:ascii="Consolas" w:hAnsi="Consolas"/>
        </w:rPr>
      </w:pPr>
      <w:ins w:id="1078" w:author="Windows User" w:date="2019-05-01T00:31:00Z">
        <w:r w:rsidRPr="007A1467">
          <w:rPr>
            <w:rFonts w:ascii="Consolas" w:hAnsi="Consolas"/>
            <w:shd w:val="clear" w:color="auto" w:fill="F8F8F8"/>
          </w:rPr>
          <w:t>sc_pls=</w:t>
        </w:r>
        <w:r w:rsidRPr="007A1467">
          <w:rPr>
            <w:rFonts w:ascii="Consolas" w:hAnsi="Consolas"/>
            <w:b/>
            <w:color w:val="204A87"/>
            <w:shd w:val="clear" w:color="auto" w:fill="F8F8F8"/>
          </w:rPr>
          <w:t>plsr</w:t>
        </w:r>
        <w:r w:rsidRPr="007A1467">
          <w:rPr>
            <w:rFonts w:ascii="Consolas" w:hAnsi="Consolas"/>
            <w:shd w:val="clear" w:color="auto" w:fill="F8F8F8"/>
          </w:rPr>
          <w:t>(critical_temp</w:t>
        </w:r>
        <w:r w:rsidRPr="007A1467">
          <w:rPr>
            <w:rFonts w:ascii="Consolas" w:hAnsi="Consolas"/>
            <w:b/>
            <w:color w:val="CE5C00"/>
            <w:shd w:val="clear" w:color="auto" w:fill="F8F8F8"/>
          </w:rPr>
          <w:t>~</w:t>
        </w:r>
        <w:r w:rsidRPr="007A1467">
          <w:rPr>
            <w:rFonts w:ascii="Consolas" w:hAnsi="Consolas"/>
            <w:shd w:val="clear" w:color="auto" w:fill="F8F8F8"/>
          </w:rPr>
          <w:t>.,</w:t>
        </w:r>
        <w:r w:rsidRPr="007A1467">
          <w:rPr>
            <w:rFonts w:ascii="Consolas" w:hAnsi="Consolas"/>
            <w:color w:val="204A87"/>
            <w:shd w:val="clear" w:color="auto" w:fill="F8F8F8"/>
          </w:rPr>
          <w:t>data=</w:t>
        </w:r>
        <w:r w:rsidRPr="007A1467">
          <w:rPr>
            <w:rFonts w:ascii="Consolas" w:hAnsi="Consolas"/>
            <w:shd w:val="clear" w:color="auto" w:fill="F8F8F8"/>
          </w:rPr>
          <w:t>sc_data1_Train,</w:t>
        </w:r>
        <w:r w:rsidRPr="007A1467">
          <w:rPr>
            <w:rFonts w:ascii="Consolas" w:hAnsi="Consolas"/>
            <w:color w:val="204A87"/>
            <w:shd w:val="clear" w:color="auto" w:fill="F8F8F8"/>
          </w:rPr>
          <w:t>scale=</w:t>
        </w:r>
        <w:r w:rsidRPr="007A1467">
          <w:rPr>
            <w:rFonts w:ascii="Consolas" w:hAnsi="Consolas"/>
            <w:color w:val="8F5902"/>
            <w:shd w:val="clear" w:color="auto" w:fill="F8F8F8"/>
          </w:rPr>
          <w:t>TRUE</w:t>
        </w:r>
        <w:r w:rsidRPr="007A1467">
          <w:rPr>
            <w:rFonts w:ascii="Consolas" w:hAnsi="Consolas"/>
            <w:shd w:val="clear" w:color="auto" w:fill="F8F8F8"/>
          </w:rPr>
          <w:t>,</w:t>
        </w:r>
        <w:r w:rsidRPr="007A1467">
          <w:rPr>
            <w:rFonts w:ascii="Consolas" w:hAnsi="Consolas"/>
            <w:color w:val="204A87"/>
            <w:shd w:val="clear" w:color="auto" w:fill="F8F8F8"/>
          </w:rPr>
          <w:t>validation=</w:t>
        </w:r>
        <w:r w:rsidRPr="007A1467">
          <w:rPr>
            <w:rFonts w:ascii="Consolas" w:hAnsi="Consolas"/>
            <w:color w:val="4E9A06"/>
            <w:shd w:val="clear" w:color="auto" w:fill="F8F8F8"/>
          </w:rPr>
          <w:t>"CV"</w:t>
        </w:r>
        <w:r w:rsidRPr="007A1467">
          <w:rPr>
            <w:rFonts w:ascii="Consolas" w:hAnsi="Consolas"/>
            <w:shd w:val="clear" w:color="auto" w:fill="F8F8F8"/>
          </w:rPr>
          <w:t>)</w:t>
        </w:r>
        <w:r w:rsidRPr="007A1467">
          <w:rPr>
            <w:rFonts w:ascii="Consolas" w:hAnsi="Consolas"/>
          </w:rPr>
          <w:br/>
        </w:r>
        <w:r w:rsidRPr="007A1467">
          <w:rPr>
            <w:rFonts w:ascii="Consolas" w:hAnsi="Consolas"/>
            <w:b/>
            <w:color w:val="204A87"/>
            <w:shd w:val="clear" w:color="auto" w:fill="F8F8F8"/>
          </w:rPr>
          <w:t>summary</w:t>
        </w:r>
        <w:r w:rsidRPr="007A1467">
          <w:rPr>
            <w:rFonts w:ascii="Consolas" w:hAnsi="Consolas"/>
            <w:shd w:val="clear" w:color="auto" w:fill="F8F8F8"/>
          </w:rPr>
          <w:t>(sc_pls)</w:t>
        </w:r>
      </w:ins>
    </w:p>
    <w:p w14:paraId="3945A3B7" w14:textId="0960A3AE" w:rsidR="007A1467" w:rsidRPr="007A1467" w:rsidRDefault="007A1467" w:rsidP="007A1467">
      <w:pPr>
        <w:rPr>
          <w:ins w:id="1079" w:author="Windows User" w:date="2019-05-01T00:31:00Z"/>
        </w:rPr>
      </w:pPr>
      <w:ins w:id="1080" w:author="Windows User" w:date="2019-05-01T00:31:00Z">
        <w:r w:rsidRPr="007A1467">
          <w:rPr>
            <w:rStyle w:val="Heading2Char"/>
            <w:u w:val="single"/>
            <w:rPrChange w:id="1081" w:author="Windows User" w:date="2019-05-01T00:32:00Z">
              <w:rPr/>
            </w:rPrChange>
          </w:rPr>
          <w:t>Output:</w:t>
        </w:r>
        <w:r w:rsidR="00CB73F8">
          <w:t xml:space="preserve"> </w:t>
        </w:r>
      </w:ins>
      <w:ins w:id="1082" w:author="Windows User" w:date="2019-05-01T00:32:00Z">
        <w:r w:rsidR="00CB73F8">
          <w:t xml:space="preserve">The selection of number of components to be used for prediction is done using cross validation </w:t>
        </w:r>
      </w:ins>
    </w:p>
    <w:p w14:paraId="3FA667F7" w14:textId="77777777" w:rsidR="007A1467" w:rsidRPr="007A1467" w:rsidRDefault="007A1467" w:rsidP="007A1467">
      <w:pPr>
        <w:shd w:val="clear" w:color="auto" w:fill="F8F8F8"/>
        <w:wordWrap w:val="0"/>
        <w:spacing w:after="200" w:line="240" w:lineRule="auto"/>
        <w:rPr>
          <w:ins w:id="1083" w:author="Windows User" w:date="2019-05-01T00:31:00Z"/>
          <w:rFonts w:ascii="Consolas" w:hAnsi="Consolas"/>
        </w:rPr>
      </w:pPr>
      <w:ins w:id="1084" w:author="Windows User" w:date="2019-05-01T00:31:00Z">
        <w:r w:rsidRPr="007A1467">
          <w:rPr>
            <w:rFonts w:ascii="Consolas" w:hAnsi="Consolas"/>
            <w:shd w:val="clear" w:color="auto" w:fill="F8F8F8"/>
          </w:rPr>
          <w:t>pls_pred=</w:t>
        </w:r>
        <w:r w:rsidRPr="007A1467">
          <w:rPr>
            <w:rFonts w:ascii="Consolas" w:hAnsi="Consolas"/>
            <w:b/>
            <w:color w:val="204A87"/>
            <w:shd w:val="clear" w:color="auto" w:fill="F8F8F8"/>
          </w:rPr>
          <w:t>predict</w:t>
        </w:r>
        <w:r w:rsidRPr="007A1467">
          <w:rPr>
            <w:rFonts w:ascii="Consolas" w:hAnsi="Consolas"/>
            <w:shd w:val="clear" w:color="auto" w:fill="F8F8F8"/>
          </w:rPr>
          <w:t>(sc_pls,sc_data1_Test,</w:t>
        </w:r>
        <w:r w:rsidRPr="007A1467">
          <w:rPr>
            <w:rFonts w:ascii="Consolas" w:hAnsi="Consolas"/>
            <w:color w:val="204A87"/>
            <w:shd w:val="clear" w:color="auto" w:fill="F8F8F8"/>
          </w:rPr>
          <w:t>ncomp=</w:t>
        </w:r>
        <w:r w:rsidRPr="007A1467">
          <w:rPr>
            <w:rFonts w:ascii="Consolas" w:hAnsi="Consolas"/>
            <w:color w:val="0000CF"/>
            <w:shd w:val="clear" w:color="auto" w:fill="F8F8F8"/>
          </w:rPr>
          <w:t>16</w:t>
        </w:r>
        <w:r w:rsidRPr="007A1467">
          <w:rPr>
            <w:rFonts w:ascii="Consolas" w:hAnsi="Consolas"/>
            <w:shd w:val="clear" w:color="auto" w:fill="F8F8F8"/>
          </w:rPr>
          <w:t>)</w:t>
        </w:r>
        <w:r w:rsidRPr="007A1467">
          <w:rPr>
            <w:rFonts w:ascii="Consolas" w:hAnsi="Consolas"/>
          </w:rPr>
          <w:br/>
        </w:r>
        <w:r w:rsidRPr="007A1467">
          <w:rPr>
            <w:rFonts w:ascii="Consolas" w:hAnsi="Consolas"/>
          </w:rPr>
          <w:br/>
        </w:r>
        <w:r w:rsidRPr="007A1467">
          <w:rPr>
            <w:rFonts w:ascii="Consolas" w:hAnsi="Consolas"/>
            <w:i/>
            <w:color w:val="8F5902"/>
            <w:shd w:val="clear" w:color="auto" w:fill="F8F8F8"/>
          </w:rPr>
          <w:t>#R^2</w:t>
        </w:r>
        <w:r w:rsidRPr="007A1467">
          <w:rPr>
            <w:rFonts w:ascii="Consolas" w:hAnsi="Consolas"/>
          </w:rPr>
          <w:br/>
        </w:r>
        <w:r w:rsidRPr="007A1467">
          <w:rPr>
            <w:rFonts w:ascii="Consolas" w:hAnsi="Consolas"/>
            <w:shd w:val="clear" w:color="auto" w:fill="F8F8F8"/>
          </w:rPr>
          <w:t>RSS=(</w:t>
        </w:r>
        <w:r w:rsidRPr="007A1467">
          <w:rPr>
            <w:rFonts w:ascii="Consolas" w:hAnsi="Consolas"/>
            <w:b/>
            <w:color w:val="204A87"/>
            <w:shd w:val="clear" w:color="auto" w:fill="F8F8F8"/>
          </w:rPr>
          <w:t>mean</w:t>
        </w:r>
        <w:r w:rsidRPr="007A1467">
          <w:rPr>
            <w:rFonts w:ascii="Consolas" w:hAnsi="Consolas"/>
            <w:shd w:val="clear" w:color="auto" w:fill="F8F8F8"/>
          </w:rPr>
          <w:t>((sc_data1_Test</w:t>
        </w:r>
        <w:r w:rsidRPr="007A1467">
          <w:rPr>
            <w:rFonts w:ascii="Consolas" w:hAnsi="Consolas"/>
            <w:b/>
            <w:color w:val="CE5C00"/>
            <w:shd w:val="clear" w:color="auto" w:fill="F8F8F8"/>
          </w:rPr>
          <w:t>$</w:t>
        </w:r>
        <w:r w:rsidRPr="007A1467">
          <w:rPr>
            <w:rFonts w:ascii="Consolas" w:hAnsi="Consolas"/>
            <w:shd w:val="clear" w:color="auto" w:fill="F8F8F8"/>
          </w:rPr>
          <w:t>critical_temp</w:t>
        </w:r>
        <w:r w:rsidRPr="007A1467">
          <w:rPr>
            <w:rFonts w:ascii="Consolas" w:hAnsi="Consolas"/>
            <w:b/>
            <w:color w:val="CE5C00"/>
            <w:shd w:val="clear" w:color="auto" w:fill="F8F8F8"/>
          </w:rPr>
          <w:t>-</w:t>
        </w:r>
        <w:r w:rsidRPr="007A1467">
          <w:rPr>
            <w:rFonts w:ascii="Consolas" w:hAnsi="Consolas"/>
            <w:shd w:val="clear" w:color="auto" w:fill="F8F8F8"/>
          </w:rPr>
          <w:t>pls_pred)</w:t>
        </w:r>
        <w:r w:rsidRPr="007A1467">
          <w:rPr>
            <w:rFonts w:ascii="Consolas" w:hAnsi="Consolas"/>
            <w:b/>
            <w:color w:val="CE5C00"/>
            <w:shd w:val="clear" w:color="auto" w:fill="F8F8F8"/>
          </w:rPr>
          <w:t>^</w:t>
        </w:r>
        <w:r w:rsidRPr="007A1467">
          <w:rPr>
            <w:rFonts w:ascii="Consolas" w:hAnsi="Consolas"/>
            <w:color w:val="0000CF"/>
            <w:shd w:val="clear" w:color="auto" w:fill="F8F8F8"/>
          </w:rPr>
          <w:t>2</w:t>
        </w:r>
        <w:r w:rsidRPr="007A1467">
          <w:rPr>
            <w:rFonts w:ascii="Consolas" w:hAnsi="Consolas"/>
            <w:shd w:val="clear" w:color="auto" w:fill="F8F8F8"/>
          </w:rPr>
          <w:t>))</w:t>
        </w:r>
        <w:r w:rsidRPr="007A1467">
          <w:rPr>
            <w:rFonts w:ascii="Consolas" w:hAnsi="Consolas"/>
          </w:rPr>
          <w:br/>
        </w:r>
        <w:r w:rsidRPr="007A1467">
          <w:rPr>
            <w:rFonts w:ascii="Consolas" w:hAnsi="Consolas"/>
            <w:shd w:val="clear" w:color="auto" w:fill="F8F8F8"/>
          </w:rPr>
          <w:t>TSS=(</w:t>
        </w:r>
        <w:r w:rsidRPr="007A1467">
          <w:rPr>
            <w:rFonts w:ascii="Consolas" w:hAnsi="Consolas"/>
            <w:b/>
            <w:color w:val="204A87"/>
            <w:shd w:val="clear" w:color="auto" w:fill="F8F8F8"/>
          </w:rPr>
          <w:t>mean</w:t>
        </w:r>
        <w:r w:rsidRPr="007A1467">
          <w:rPr>
            <w:rFonts w:ascii="Consolas" w:hAnsi="Consolas"/>
            <w:shd w:val="clear" w:color="auto" w:fill="F8F8F8"/>
          </w:rPr>
          <w:t>((sc_data1_Test</w:t>
        </w:r>
        <w:r w:rsidRPr="007A1467">
          <w:rPr>
            <w:rFonts w:ascii="Consolas" w:hAnsi="Consolas"/>
            <w:b/>
            <w:color w:val="CE5C00"/>
            <w:shd w:val="clear" w:color="auto" w:fill="F8F8F8"/>
          </w:rPr>
          <w:t>$</w:t>
        </w:r>
        <w:r w:rsidRPr="007A1467">
          <w:rPr>
            <w:rFonts w:ascii="Consolas" w:hAnsi="Consolas"/>
            <w:shd w:val="clear" w:color="auto" w:fill="F8F8F8"/>
          </w:rPr>
          <w:t>critical_temp</w:t>
        </w:r>
        <w:r w:rsidRPr="007A1467">
          <w:rPr>
            <w:rFonts w:ascii="Consolas" w:hAnsi="Consolas"/>
            <w:b/>
            <w:color w:val="CE5C00"/>
            <w:shd w:val="clear" w:color="auto" w:fill="F8F8F8"/>
          </w:rPr>
          <w:t>-</w:t>
        </w:r>
        <w:r w:rsidRPr="007A1467">
          <w:rPr>
            <w:rFonts w:ascii="Consolas" w:hAnsi="Consolas"/>
            <w:shd w:val="clear" w:color="auto" w:fill="F8F8F8"/>
          </w:rPr>
          <w:t>(</w:t>
        </w:r>
        <w:r w:rsidRPr="007A1467">
          <w:rPr>
            <w:rFonts w:ascii="Consolas" w:hAnsi="Consolas"/>
            <w:b/>
            <w:color w:val="204A87"/>
            <w:shd w:val="clear" w:color="auto" w:fill="F8F8F8"/>
          </w:rPr>
          <w:t>mean</w:t>
        </w:r>
        <w:r w:rsidRPr="007A1467">
          <w:rPr>
            <w:rFonts w:ascii="Consolas" w:hAnsi="Consolas"/>
            <w:shd w:val="clear" w:color="auto" w:fill="F8F8F8"/>
          </w:rPr>
          <w:t>(sc_data1_Test</w:t>
        </w:r>
        <w:r w:rsidRPr="007A1467">
          <w:rPr>
            <w:rFonts w:ascii="Consolas" w:hAnsi="Consolas"/>
            <w:b/>
            <w:color w:val="CE5C00"/>
            <w:shd w:val="clear" w:color="auto" w:fill="F8F8F8"/>
          </w:rPr>
          <w:t>$</w:t>
        </w:r>
        <w:r w:rsidRPr="007A1467">
          <w:rPr>
            <w:rFonts w:ascii="Consolas" w:hAnsi="Consolas"/>
            <w:shd w:val="clear" w:color="auto" w:fill="F8F8F8"/>
          </w:rPr>
          <w:t>critical_temp)))</w:t>
        </w:r>
        <w:r w:rsidRPr="007A1467">
          <w:rPr>
            <w:rFonts w:ascii="Consolas" w:hAnsi="Consolas"/>
            <w:b/>
            <w:color w:val="CE5C00"/>
            <w:shd w:val="clear" w:color="auto" w:fill="F8F8F8"/>
          </w:rPr>
          <w:t>^</w:t>
        </w:r>
        <w:r w:rsidRPr="007A1467">
          <w:rPr>
            <w:rFonts w:ascii="Consolas" w:hAnsi="Consolas"/>
            <w:color w:val="0000CF"/>
            <w:shd w:val="clear" w:color="auto" w:fill="F8F8F8"/>
          </w:rPr>
          <w:t>2</w:t>
        </w:r>
        <w:r w:rsidRPr="007A1467">
          <w:rPr>
            <w:rFonts w:ascii="Consolas" w:hAnsi="Consolas"/>
            <w:shd w:val="clear" w:color="auto" w:fill="F8F8F8"/>
          </w:rPr>
          <w:t>))</w:t>
        </w:r>
        <w:r w:rsidRPr="007A1467">
          <w:rPr>
            <w:rFonts w:ascii="Consolas" w:hAnsi="Consolas"/>
          </w:rPr>
          <w:br/>
        </w:r>
        <w:r w:rsidRPr="007A1467">
          <w:rPr>
            <w:rFonts w:ascii="Consolas" w:hAnsi="Consolas"/>
            <w:shd w:val="clear" w:color="auto" w:fill="F8F8F8"/>
          </w:rPr>
          <w:t>R_square=</w:t>
        </w:r>
        <w:r w:rsidRPr="007A1467">
          <w:rPr>
            <w:rFonts w:ascii="Consolas" w:hAnsi="Consolas"/>
            <w:color w:val="0000CF"/>
            <w:shd w:val="clear" w:color="auto" w:fill="F8F8F8"/>
          </w:rPr>
          <w:t>1</w:t>
        </w:r>
        <w:r w:rsidRPr="007A1467">
          <w:rPr>
            <w:rFonts w:ascii="Consolas" w:hAnsi="Consolas"/>
            <w:b/>
            <w:color w:val="CE5C00"/>
            <w:shd w:val="clear" w:color="auto" w:fill="F8F8F8"/>
          </w:rPr>
          <w:t>-</w:t>
        </w:r>
        <w:r w:rsidRPr="007A1467">
          <w:rPr>
            <w:rFonts w:ascii="Consolas" w:hAnsi="Consolas"/>
            <w:shd w:val="clear" w:color="auto" w:fill="F8F8F8"/>
          </w:rPr>
          <w:t>(RSS</w:t>
        </w:r>
        <w:r w:rsidRPr="007A1467">
          <w:rPr>
            <w:rFonts w:ascii="Consolas" w:hAnsi="Consolas"/>
            <w:b/>
            <w:color w:val="CE5C00"/>
            <w:shd w:val="clear" w:color="auto" w:fill="F8F8F8"/>
          </w:rPr>
          <w:t>/</w:t>
        </w:r>
        <w:r w:rsidRPr="007A1467">
          <w:rPr>
            <w:rFonts w:ascii="Consolas" w:hAnsi="Consolas"/>
            <w:shd w:val="clear" w:color="auto" w:fill="F8F8F8"/>
          </w:rPr>
          <w:t>TSS)</w:t>
        </w:r>
        <w:r w:rsidRPr="007A1467">
          <w:rPr>
            <w:rFonts w:ascii="Consolas" w:hAnsi="Consolas"/>
          </w:rPr>
          <w:br/>
        </w:r>
        <w:r w:rsidRPr="007A1467">
          <w:rPr>
            <w:rFonts w:ascii="Consolas" w:hAnsi="Consolas"/>
            <w:b/>
            <w:color w:val="204A87"/>
            <w:shd w:val="clear" w:color="auto" w:fill="F8F8F8"/>
          </w:rPr>
          <w:t>print</w:t>
        </w:r>
        <w:r w:rsidRPr="007A1467">
          <w:rPr>
            <w:rFonts w:ascii="Consolas" w:hAnsi="Consolas"/>
            <w:shd w:val="clear" w:color="auto" w:fill="F8F8F8"/>
          </w:rPr>
          <w:t>(R_square)</w:t>
        </w:r>
      </w:ins>
    </w:p>
    <w:p w14:paraId="7CCA312D" w14:textId="73CD8973" w:rsidR="00FC452A" w:rsidRDefault="00FC452A">
      <w:pPr>
        <w:pStyle w:val="Heading2"/>
        <w:jc w:val="both"/>
        <w:rPr>
          <w:ins w:id="1085" w:author="Windows User" w:date="2019-05-01T00:48:00Z"/>
          <w:rFonts w:ascii="Consolas" w:eastAsiaTheme="minorHAnsi" w:hAnsi="Consolas" w:cstheme="minorBidi"/>
          <w:color w:val="auto"/>
          <w:sz w:val="22"/>
          <w:szCs w:val="22"/>
          <w:shd w:val="clear" w:color="auto" w:fill="F8F8F8"/>
        </w:rPr>
        <w:pPrChange w:id="1086" w:author="Dennis Choksi" w:date="2019-04-30T01:38:00Z">
          <w:pPr>
            <w:pStyle w:val="Heading2"/>
          </w:pPr>
        </w:pPrChange>
      </w:pPr>
      <w:ins w:id="1087" w:author="Windows User" w:date="2019-05-01T00:48:00Z">
        <w:r>
          <w:rPr>
            <w:rFonts w:ascii="Consolas" w:eastAsiaTheme="minorHAnsi" w:hAnsi="Consolas" w:cstheme="minorBidi"/>
            <w:color w:val="auto"/>
            <w:sz w:val="22"/>
            <w:szCs w:val="22"/>
            <w:shd w:val="clear" w:color="auto" w:fill="F8F8F8"/>
          </w:rPr>
          <w:t>Result</w:t>
        </w:r>
      </w:ins>
    </w:p>
    <w:p w14:paraId="5CA3E15C" w14:textId="6DEF4951" w:rsidR="00CF54A2" w:rsidRDefault="007A1467">
      <w:pPr>
        <w:pStyle w:val="Heading2"/>
        <w:jc w:val="both"/>
        <w:rPr>
          <w:ins w:id="1088" w:author="Windows User" w:date="2019-04-30T12:25:00Z"/>
          <w:u w:val="single"/>
        </w:rPr>
        <w:pPrChange w:id="1089" w:author="Dennis Choksi" w:date="2019-04-30T01:38:00Z">
          <w:pPr>
            <w:pStyle w:val="Heading2"/>
          </w:pPr>
        </w:pPrChange>
      </w:pPr>
      <w:ins w:id="1090" w:author="Windows User" w:date="2019-05-01T00:31:00Z">
        <w:r w:rsidRPr="007A1467">
          <w:rPr>
            <w:rFonts w:ascii="Consolas" w:eastAsiaTheme="minorHAnsi" w:hAnsi="Consolas" w:cstheme="minorBidi"/>
            <w:color w:val="auto"/>
            <w:sz w:val="22"/>
            <w:szCs w:val="22"/>
            <w:shd w:val="clear" w:color="auto" w:fill="F8F8F8"/>
          </w:rPr>
          <w:t>## [1] 0.6731818</w:t>
        </w:r>
      </w:ins>
    </w:p>
    <w:p w14:paraId="01400108" w14:textId="2611746E" w:rsidR="00CF54A2" w:rsidRPr="00CF54A2" w:rsidRDefault="00CF54A2">
      <w:pPr>
        <w:rPr>
          <w:ins w:id="1091" w:author="Windows User" w:date="2019-04-30T12:24:00Z"/>
          <w:rPrChange w:id="1092" w:author="Windows User" w:date="2019-04-30T12:25:00Z">
            <w:rPr>
              <w:ins w:id="1093" w:author="Windows User" w:date="2019-04-30T12:24:00Z"/>
              <w:u w:val="single"/>
            </w:rPr>
          </w:rPrChange>
        </w:rPr>
        <w:pPrChange w:id="1094" w:author="Windows User" w:date="2019-04-30T12:25:00Z">
          <w:pPr>
            <w:pStyle w:val="Heading2"/>
          </w:pPr>
        </w:pPrChange>
      </w:pPr>
    </w:p>
    <w:p w14:paraId="273E3B7C" w14:textId="77777777" w:rsidR="00FC452A" w:rsidRDefault="009768FE">
      <w:pPr>
        <w:pStyle w:val="Heading2"/>
        <w:jc w:val="both"/>
        <w:rPr>
          <w:ins w:id="1095" w:author="Windows User" w:date="2019-05-01T00:45:00Z"/>
          <w:rFonts w:ascii="Times New Roman" w:eastAsiaTheme="minorHAnsi" w:hAnsi="Times New Roman" w:cs="Times New Roman"/>
          <w:color w:val="222222"/>
          <w:sz w:val="24"/>
          <w:szCs w:val="20"/>
          <w:shd w:val="clear" w:color="auto" w:fill="FFFFFF"/>
        </w:rPr>
        <w:pPrChange w:id="1096" w:author="Dennis Choksi" w:date="2019-04-30T01:38:00Z">
          <w:pPr>
            <w:pStyle w:val="Heading2"/>
          </w:pPr>
        </w:pPrChange>
      </w:pPr>
      <w:r>
        <w:rPr>
          <w:u w:val="single"/>
        </w:rPr>
        <w:t>Support Vector Regression:</w:t>
      </w:r>
      <w:r>
        <w:t xml:space="preserve"> </w:t>
      </w:r>
    </w:p>
    <w:p w14:paraId="6CDD4FFC" w14:textId="06AC66EC" w:rsidR="009768FE" w:rsidRDefault="001418E3">
      <w:pPr>
        <w:pStyle w:val="Heading2"/>
        <w:jc w:val="both"/>
        <w:rPr>
          <w:rFonts w:ascii="Arial" w:eastAsiaTheme="minorHAnsi" w:hAnsi="Arial" w:cs="Arial"/>
          <w:color w:val="222222"/>
          <w:sz w:val="20"/>
          <w:szCs w:val="20"/>
          <w:shd w:val="clear" w:color="auto" w:fill="FFFFFF"/>
        </w:rPr>
        <w:pPrChange w:id="1097" w:author="Dennis Choksi" w:date="2019-04-30T01:38:00Z">
          <w:pPr>
            <w:pStyle w:val="Heading2"/>
          </w:pPr>
        </w:pPrChange>
      </w:pPr>
      <w:ins w:id="1098" w:author="Windows User" w:date="2019-05-01T00:55:00Z">
        <w:r>
          <w:rPr>
            <w:noProof/>
          </w:rPr>
          <w:drawing>
            <wp:anchor distT="0" distB="0" distL="114300" distR="114300" simplePos="0" relativeHeight="251660316" behindDoc="1" locked="0" layoutInCell="1" allowOverlap="1" wp14:anchorId="761B932F" wp14:editId="64A7D94D">
              <wp:simplePos x="0" y="0"/>
              <wp:positionH relativeFrom="column">
                <wp:posOffset>3701477</wp:posOffset>
              </wp:positionH>
              <wp:positionV relativeFrom="paragraph">
                <wp:posOffset>29247</wp:posOffset>
              </wp:positionV>
              <wp:extent cx="2698115" cy="2547620"/>
              <wp:effectExtent l="0" t="0" r="6985" b="508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98115" cy="2547620"/>
                      </a:xfrm>
                      <a:prstGeom prst="rect">
                        <a:avLst/>
                      </a:prstGeom>
                    </pic:spPr>
                  </pic:pic>
                </a:graphicData>
              </a:graphic>
              <wp14:sizeRelH relativeFrom="margin">
                <wp14:pctWidth>0</wp14:pctWidth>
              </wp14:sizeRelH>
              <wp14:sizeRelV relativeFrom="margin">
                <wp14:pctHeight>0</wp14:pctHeight>
              </wp14:sizeRelV>
            </wp:anchor>
          </w:drawing>
        </w:r>
      </w:ins>
      <w:ins w:id="1099" w:author="Windows User" w:date="2019-05-01T00:45:00Z">
        <w:r w:rsidR="00FC452A">
          <w:rPr>
            <w:rFonts w:ascii="Times New Roman" w:eastAsiaTheme="minorHAnsi" w:hAnsi="Times New Roman" w:cs="Times New Roman"/>
            <w:color w:val="222222"/>
            <w:sz w:val="24"/>
            <w:szCs w:val="20"/>
            <w:shd w:val="clear" w:color="auto" w:fill="FFFFFF"/>
          </w:rPr>
          <w:t xml:space="preserve">It is difficult to predict a value which has infinite response values </w:t>
        </w:r>
      </w:ins>
      <w:ins w:id="1100" w:author="Windows User" w:date="2019-05-01T00:46:00Z">
        <w:r w:rsidR="00FC452A">
          <w:rPr>
            <w:rFonts w:ascii="Times New Roman" w:eastAsiaTheme="minorHAnsi" w:hAnsi="Times New Roman" w:cs="Times New Roman"/>
            <w:color w:val="222222"/>
            <w:sz w:val="24"/>
            <w:szCs w:val="20"/>
            <w:shd w:val="clear" w:color="auto" w:fill="FFFFFF"/>
          </w:rPr>
          <w:t xml:space="preserve">through decision boundary like the maximum margin hyper-planes(SVM) but still support vector machines can be extended to </w:t>
        </w:r>
      </w:ins>
      <w:ins w:id="1101" w:author="Windows User" w:date="2019-05-01T00:48:00Z">
        <w:r w:rsidR="00FC452A">
          <w:rPr>
            <w:rFonts w:ascii="Times New Roman" w:eastAsiaTheme="minorHAnsi" w:hAnsi="Times New Roman" w:cs="Times New Roman"/>
            <w:color w:val="222222"/>
            <w:sz w:val="24"/>
            <w:szCs w:val="20"/>
            <w:shd w:val="clear" w:color="auto" w:fill="FFFFFF"/>
          </w:rPr>
          <w:t xml:space="preserve">predict numerical values </w:t>
        </w:r>
      </w:ins>
      <w:ins w:id="1102" w:author="Windows User" w:date="2019-05-01T00:49:00Z">
        <w:r w:rsidR="00FC452A">
          <w:rPr>
            <w:rFonts w:ascii="Times New Roman" w:eastAsiaTheme="minorHAnsi" w:hAnsi="Times New Roman" w:cs="Times New Roman"/>
            <w:color w:val="222222"/>
            <w:sz w:val="24"/>
            <w:szCs w:val="20"/>
            <w:shd w:val="clear" w:color="auto" w:fill="FFFFFF"/>
          </w:rPr>
          <w:t xml:space="preserve">. In case of regression , a margin of tolerance (epsilon) is set </w:t>
        </w:r>
      </w:ins>
      <w:ins w:id="1103" w:author="Windows User" w:date="2019-05-01T00:50:00Z">
        <w:r w:rsidR="00FC452A">
          <w:rPr>
            <w:rFonts w:ascii="Times New Roman" w:eastAsiaTheme="minorHAnsi" w:hAnsi="Times New Roman" w:cs="Times New Roman"/>
            <w:color w:val="222222"/>
            <w:sz w:val="24"/>
            <w:szCs w:val="20"/>
            <w:shd w:val="clear" w:color="auto" w:fill="FFFFFF"/>
          </w:rPr>
          <w:t>in approximation to the SVM</w:t>
        </w:r>
      </w:ins>
      <w:ins w:id="1104" w:author="Windows User" w:date="2019-05-01T00:51:00Z">
        <w:r w:rsidR="00FC452A">
          <w:rPr>
            <w:rFonts w:ascii="Times New Roman" w:eastAsiaTheme="minorHAnsi" w:hAnsi="Times New Roman" w:cs="Times New Roman"/>
            <w:color w:val="222222"/>
            <w:sz w:val="24"/>
            <w:szCs w:val="20"/>
            <w:shd w:val="clear" w:color="auto" w:fill="FFFFFF"/>
          </w:rPr>
          <w:t xml:space="preserve">. </w:t>
        </w:r>
      </w:ins>
      <w:ins w:id="1105" w:author="Windows User" w:date="2019-05-01T00:50:00Z">
        <w:r w:rsidR="00FC452A" w:rsidRPr="00FC452A">
          <w:rPr>
            <w:rFonts w:ascii="Times New Roman" w:eastAsiaTheme="minorHAnsi" w:hAnsi="Times New Roman" w:cs="Times New Roman"/>
            <w:color w:val="222222"/>
            <w:sz w:val="24"/>
            <w:szCs w:val="20"/>
            <w:shd w:val="clear" w:color="auto" w:fill="FFFFFF"/>
          </w:rPr>
          <w:t>However, the main idea is always the same: to minimize error, individualizing the hyper</w:t>
        </w:r>
      </w:ins>
      <w:ins w:id="1106" w:author="Windows User" w:date="2019-05-01T00:51:00Z">
        <w:r w:rsidR="00FC452A">
          <w:rPr>
            <w:rFonts w:ascii="Times New Roman" w:eastAsiaTheme="minorHAnsi" w:hAnsi="Times New Roman" w:cs="Times New Roman"/>
            <w:color w:val="222222"/>
            <w:sz w:val="24"/>
            <w:szCs w:val="20"/>
            <w:shd w:val="clear" w:color="auto" w:fill="FFFFFF"/>
          </w:rPr>
          <w:t>-</w:t>
        </w:r>
      </w:ins>
      <w:ins w:id="1107" w:author="Windows User" w:date="2019-05-01T00:50:00Z">
        <w:r w:rsidR="00FC452A" w:rsidRPr="00FC452A">
          <w:rPr>
            <w:rFonts w:ascii="Times New Roman" w:eastAsiaTheme="minorHAnsi" w:hAnsi="Times New Roman" w:cs="Times New Roman"/>
            <w:color w:val="222222"/>
            <w:sz w:val="24"/>
            <w:szCs w:val="20"/>
            <w:shd w:val="clear" w:color="auto" w:fill="FFFFFF"/>
          </w:rPr>
          <w:t xml:space="preserve">plane which maximizes the margin, keeping in mind that part of the error is tolerated. </w:t>
        </w:r>
      </w:ins>
      <w:ins w:id="1108" w:author="Windows User" w:date="2019-05-01T00:54:00Z">
        <w:r>
          <w:rPr>
            <w:rFonts w:ascii="Times New Roman" w:eastAsiaTheme="minorHAnsi" w:hAnsi="Times New Roman" w:cs="Times New Roman"/>
            <w:color w:val="222222"/>
            <w:sz w:val="24"/>
            <w:szCs w:val="20"/>
            <w:shd w:val="clear" w:color="auto" w:fill="FFFFFF"/>
          </w:rPr>
          <w:t xml:space="preserve"> We </w:t>
        </w:r>
        <w:r w:rsidRPr="001418E3">
          <w:rPr>
            <w:rFonts w:ascii="Times New Roman" w:eastAsiaTheme="minorHAnsi" w:hAnsi="Times New Roman" w:cs="Times New Roman"/>
            <w:color w:val="222222"/>
            <w:sz w:val="24"/>
            <w:szCs w:val="20"/>
            <w:shd w:val="clear" w:color="auto" w:fill="FFFFFF"/>
          </w:rPr>
          <w:t>introduce slack variables ξn and ξ*n for each point. This approach is similar to the “soft margin” concept in SVM classification, because the slack variables allow regression errors to exist up to the value of ξn and ξ*n, yet still satisfy the required conditions.</w:t>
        </w:r>
      </w:ins>
      <w:del w:id="1109" w:author="Windows User" w:date="2019-05-01T00:45:00Z">
        <w:r w:rsidR="009768FE" w:rsidRPr="005B165A" w:rsidDel="00FC452A">
          <w:rPr>
            <w:rFonts w:ascii="Times New Roman" w:eastAsiaTheme="minorHAnsi" w:hAnsi="Times New Roman" w:cs="Times New Roman"/>
            <w:color w:val="222222"/>
            <w:sz w:val="24"/>
            <w:szCs w:val="20"/>
            <w:shd w:val="clear" w:color="auto" w:fill="FFFFFF"/>
            <w:rPrChange w:id="1110" w:author="Dennis Choksi" w:date="2019-04-30T01:38:00Z">
              <w:rPr>
                <w:rFonts w:ascii="Arial" w:eastAsiaTheme="minorHAnsi" w:hAnsi="Arial" w:cs="Arial"/>
                <w:color w:val="222222"/>
                <w:sz w:val="20"/>
                <w:szCs w:val="20"/>
                <w:shd w:val="clear" w:color="auto" w:fill="FFFFFF"/>
              </w:rPr>
            </w:rPrChange>
          </w:rPr>
          <w:delText>Support vector regression is</w:delText>
        </w:r>
      </w:del>
    </w:p>
    <w:p w14:paraId="0152788D" w14:textId="4944839A" w:rsidR="009768FE" w:rsidRDefault="009768FE" w:rsidP="009768FE">
      <w:pPr>
        <w:rPr>
          <w:ins w:id="1111" w:author="Windows User" w:date="2019-05-01T00:51:00Z"/>
        </w:rPr>
      </w:pPr>
    </w:p>
    <w:p w14:paraId="7EBC42C3" w14:textId="1E5E2534" w:rsidR="00FC452A" w:rsidRDefault="00FC452A" w:rsidP="009768FE">
      <w:pPr>
        <w:rPr>
          <w:ins w:id="1112" w:author="Windows User" w:date="2019-05-01T00:54:00Z"/>
        </w:rPr>
      </w:pPr>
    </w:p>
    <w:p w14:paraId="035B5DBE" w14:textId="5CC97375" w:rsidR="001418E3" w:rsidRDefault="001418E3" w:rsidP="009768FE">
      <w:pPr>
        <w:rPr>
          <w:ins w:id="1113" w:author="Windows User" w:date="2019-05-01T00:54:00Z"/>
        </w:rPr>
      </w:pPr>
    </w:p>
    <w:p w14:paraId="06B0561F" w14:textId="7F39BBD6" w:rsidR="001418E3" w:rsidRDefault="001418E3" w:rsidP="009768FE">
      <w:pPr>
        <w:rPr>
          <w:ins w:id="1114" w:author="Windows User" w:date="2019-05-01T00:54:00Z"/>
        </w:rPr>
      </w:pPr>
      <w:ins w:id="1115" w:author="Windows User" w:date="2019-05-01T00:55:00Z">
        <w:r>
          <w:lastRenderedPageBreak/>
          <w:t xml:space="preserve">                                                             </w:t>
        </w:r>
      </w:ins>
    </w:p>
    <w:p w14:paraId="6327E2B1" w14:textId="77777777" w:rsidR="001418E3" w:rsidRDefault="001418E3" w:rsidP="009768FE"/>
    <w:p w14:paraId="53E77264" w14:textId="77777777" w:rsidR="009768FE" w:rsidRDefault="009768FE" w:rsidP="009768FE">
      <w:pPr>
        <w:pStyle w:val="Heading2"/>
        <w:rPr>
          <w:u w:val="single"/>
        </w:rPr>
      </w:pPr>
      <w:r>
        <w:rPr>
          <w:u w:val="single"/>
        </w:rPr>
        <w:t>Code</w:t>
      </w:r>
    </w:p>
    <w:p w14:paraId="711C56DE" w14:textId="77777777" w:rsidR="009768FE" w:rsidRDefault="009768FE" w:rsidP="009768FE">
      <w:pPr>
        <w:pStyle w:val="SourceCode"/>
      </w:pPr>
      <w:r>
        <w:rPr>
          <w:rStyle w:val="CommentTok"/>
        </w:rPr>
        <w:t># Specify variables to use</w:t>
      </w:r>
      <w:r>
        <w:br/>
      </w:r>
      <w:r>
        <w:rPr>
          <w:rStyle w:val="NormalTok"/>
        </w:rPr>
        <w:t>sc_data1 =</w:t>
      </w:r>
      <w:r>
        <w:rPr>
          <w:rStyle w:val="StringTok"/>
        </w:rPr>
        <w:t xml:space="preserve"> </w:t>
      </w:r>
      <w:r>
        <w:rPr>
          <w:rStyle w:val="NormalTok"/>
        </w:rPr>
        <w:t>sc_data[,</w:t>
      </w:r>
      <w:r>
        <w:rPr>
          <w:rStyle w:val="OperatorTok"/>
        </w:rPr>
        <w:t>-</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6</w:t>
      </w:r>
      <w:r>
        <w:rPr>
          <w:rStyle w:val="NormalTok"/>
        </w:rPr>
        <w:t>,</w:t>
      </w:r>
      <w:r>
        <w:rPr>
          <w:rStyle w:val="DecValTok"/>
        </w:rPr>
        <w:t>10</w:t>
      </w:r>
      <w:r>
        <w:rPr>
          <w:rStyle w:val="NormalTok"/>
        </w:rPr>
        <w:t>,</w:t>
      </w:r>
      <w:r>
        <w:rPr>
          <w:rStyle w:val="DecValTok"/>
        </w:rPr>
        <w:t>11</w:t>
      </w:r>
      <w:r>
        <w:rPr>
          <w:rStyle w:val="NormalTok"/>
        </w:rPr>
        <w:t>,</w:t>
      </w:r>
      <w:r>
        <w:rPr>
          <w:rStyle w:val="DecValTok"/>
        </w:rPr>
        <w:t>13</w:t>
      </w:r>
      <w:r>
        <w:rPr>
          <w:rStyle w:val="NormalTok"/>
        </w:rPr>
        <w:t>,</w:t>
      </w:r>
      <w:r>
        <w:rPr>
          <w:rStyle w:val="DecValTok"/>
        </w:rPr>
        <w:t>14</w:t>
      </w:r>
      <w:r>
        <w:rPr>
          <w:rStyle w:val="NormalTok"/>
        </w:rPr>
        <w:t>,</w:t>
      </w:r>
      <w:r>
        <w:rPr>
          <w:rStyle w:val="DecValTok"/>
        </w:rPr>
        <w:t>16</w:t>
      </w:r>
      <w:r>
        <w:rPr>
          <w:rStyle w:val="NormalTok"/>
        </w:rPr>
        <w:t>,</w:t>
      </w:r>
      <w:r>
        <w:rPr>
          <w:rStyle w:val="DecValTok"/>
        </w:rPr>
        <w:t>17</w:t>
      </w:r>
      <w:r>
        <w:rPr>
          <w:rStyle w:val="NormalTok"/>
        </w:rPr>
        <w:t>,</w:t>
      </w:r>
      <w:r>
        <w:rPr>
          <w:rStyle w:val="DecValTok"/>
        </w:rPr>
        <w:t>20</w:t>
      </w:r>
      <w:r>
        <w:rPr>
          <w:rStyle w:val="NormalTok"/>
        </w:rPr>
        <w:t>,</w:t>
      </w:r>
      <w:r>
        <w:rPr>
          <w:rStyle w:val="DecValTok"/>
        </w:rPr>
        <w:t>21</w:t>
      </w:r>
      <w:r>
        <w:rPr>
          <w:rStyle w:val="NormalTok"/>
        </w:rPr>
        <w:t>,</w:t>
      </w:r>
      <w:r>
        <w:rPr>
          <w:rStyle w:val="DecValTok"/>
        </w:rPr>
        <w:t>23</w:t>
      </w:r>
      <w:r>
        <w:rPr>
          <w:rStyle w:val="NormalTok"/>
        </w:rPr>
        <w:t>,</w:t>
      </w:r>
      <w:r>
        <w:rPr>
          <w:rStyle w:val="DecValTok"/>
        </w:rPr>
        <w:t>24</w:t>
      </w:r>
      <w:r>
        <w:rPr>
          <w:rStyle w:val="NormalTok"/>
        </w:rPr>
        <w:t>,</w:t>
      </w:r>
      <w:r>
        <w:rPr>
          <w:rStyle w:val="DecValTok"/>
        </w:rPr>
        <w:t>26</w:t>
      </w:r>
      <w:r>
        <w:rPr>
          <w:rStyle w:val="NormalTok"/>
        </w:rPr>
        <w:t>,</w:t>
      </w:r>
      <w:r>
        <w:rPr>
          <w:rStyle w:val="DecValTok"/>
        </w:rPr>
        <w:t>30</w:t>
      </w:r>
      <w:r>
        <w:rPr>
          <w:rStyle w:val="NormalTok"/>
        </w:rPr>
        <w:t>,</w:t>
      </w:r>
      <w:r>
        <w:rPr>
          <w:rStyle w:val="DecValTok"/>
        </w:rPr>
        <w:t>31</w:t>
      </w:r>
      <w:r>
        <w:rPr>
          <w:rStyle w:val="NormalTok"/>
        </w:rPr>
        <w:t>,</w:t>
      </w:r>
      <w:r>
        <w:rPr>
          <w:rStyle w:val="DecValTok"/>
        </w:rPr>
        <w:t>32</w:t>
      </w:r>
      <w:r>
        <w:rPr>
          <w:rStyle w:val="NormalTok"/>
        </w:rPr>
        <w:t>,</w:t>
      </w:r>
      <w:r>
        <w:rPr>
          <w:rStyle w:val="DecValTok"/>
        </w:rPr>
        <w:t>33</w:t>
      </w:r>
      <w:r>
        <w:rPr>
          <w:rStyle w:val="NormalTok"/>
        </w:rPr>
        <w:t>,</w:t>
      </w:r>
      <w:r>
        <w:rPr>
          <w:rStyle w:val="DecValTok"/>
        </w:rPr>
        <w:t>35</w:t>
      </w:r>
      <w:r>
        <w:rPr>
          <w:rStyle w:val="NormalTok"/>
        </w:rPr>
        <w:t>,</w:t>
      </w:r>
      <w:r>
        <w:rPr>
          <w:rStyle w:val="DecValTok"/>
        </w:rPr>
        <w:t>37</w:t>
      </w:r>
      <w:r>
        <w:rPr>
          <w:rStyle w:val="NormalTok"/>
        </w:rPr>
        <w:t>,</w:t>
      </w:r>
      <w:r>
        <w:rPr>
          <w:rStyle w:val="DecValTok"/>
        </w:rPr>
        <w:t>40</w:t>
      </w:r>
      <w:r>
        <w:rPr>
          <w:rStyle w:val="NormalTok"/>
        </w:rPr>
        <w:t>,</w:t>
      </w:r>
      <w:r>
        <w:rPr>
          <w:rStyle w:val="DecValTok"/>
        </w:rPr>
        <w:t>41</w:t>
      </w:r>
      <w:r>
        <w:rPr>
          <w:rStyle w:val="NormalTok"/>
        </w:rPr>
        <w:t>,</w:t>
      </w:r>
      <w:r>
        <w:rPr>
          <w:rStyle w:val="DecValTok"/>
        </w:rPr>
        <w:t>42</w:t>
      </w:r>
      <w:r>
        <w:rPr>
          <w:rStyle w:val="NormalTok"/>
        </w:rPr>
        <w:t>,</w:t>
      </w:r>
      <w:r>
        <w:rPr>
          <w:rStyle w:val="DecValTok"/>
        </w:rPr>
        <w:t>45</w:t>
      </w:r>
      <w:r>
        <w:rPr>
          <w:rStyle w:val="NormalTok"/>
        </w:rPr>
        <w:t>,</w:t>
      </w:r>
      <w:r>
        <w:rPr>
          <w:rStyle w:val="DecValTok"/>
        </w:rPr>
        <w:t>48</w:t>
      </w:r>
      <w:r>
        <w:rPr>
          <w:rStyle w:val="NormalTok"/>
        </w:rPr>
        <w:t>,</w:t>
      </w:r>
      <w:r>
        <w:rPr>
          <w:rStyle w:val="DecValTok"/>
        </w:rPr>
        <w:t>49</w:t>
      </w:r>
      <w:r>
        <w:rPr>
          <w:rStyle w:val="NormalTok"/>
        </w:rPr>
        <w:t>,</w:t>
      </w:r>
      <w:r>
        <w:rPr>
          <w:rStyle w:val="DecValTok"/>
        </w:rPr>
        <w:t>50</w:t>
      </w:r>
      <w:r>
        <w:rPr>
          <w:rStyle w:val="NormalTok"/>
        </w:rPr>
        <w:t>,</w:t>
      </w:r>
      <w:r>
        <w:rPr>
          <w:rStyle w:val="DecValTok"/>
        </w:rPr>
        <w:t>52</w:t>
      </w:r>
      <w:r>
        <w:rPr>
          <w:rStyle w:val="NormalTok"/>
        </w:rPr>
        <w:t>,</w:t>
      </w:r>
      <w:r>
        <w:rPr>
          <w:rStyle w:val="DecValTok"/>
        </w:rPr>
        <w:t>53</w:t>
      </w:r>
      <w:r>
        <w:rPr>
          <w:rStyle w:val="NormalTok"/>
        </w:rPr>
        <w:t>,</w:t>
      </w:r>
      <w:r>
        <w:rPr>
          <w:rStyle w:val="DecValTok"/>
        </w:rPr>
        <w:t>54</w:t>
      </w:r>
      <w:r>
        <w:rPr>
          <w:rStyle w:val="NormalTok"/>
        </w:rPr>
        <w:t>,</w:t>
      </w:r>
      <w:r>
        <w:rPr>
          <w:rStyle w:val="DecValTok"/>
        </w:rPr>
        <w:t>56</w:t>
      </w:r>
      <w:r>
        <w:rPr>
          <w:rStyle w:val="NormalTok"/>
        </w:rPr>
        <w:t>,</w:t>
      </w:r>
      <w:r>
        <w:rPr>
          <w:rStyle w:val="DecValTok"/>
        </w:rPr>
        <w:t>58</w:t>
      </w:r>
      <w:r>
        <w:rPr>
          <w:rStyle w:val="NormalTok"/>
        </w:rPr>
        <w:t>,</w:t>
      </w:r>
      <w:r>
        <w:rPr>
          <w:rStyle w:val="DecValTok"/>
        </w:rPr>
        <w:t>59</w:t>
      </w:r>
      <w:r>
        <w:rPr>
          <w:rStyle w:val="NormalTok"/>
        </w:rPr>
        <w:t>,</w:t>
      </w:r>
      <w:r>
        <w:rPr>
          <w:rStyle w:val="DecValTok"/>
        </w:rPr>
        <w:t>61</w:t>
      </w:r>
      <w:r>
        <w:rPr>
          <w:rStyle w:val="NormalTok"/>
        </w:rPr>
        <w:t>,</w:t>
      </w:r>
      <w:r>
        <w:rPr>
          <w:rStyle w:val="DecValTok"/>
        </w:rPr>
        <w:t>63</w:t>
      </w:r>
      <w:r>
        <w:rPr>
          <w:rStyle w:val="NormalTok"/>
        </w:rPr>
        <w:t>,</w:t>
      </w:r>
      <w:r>
        <w:rPr>
          <w:rStyle w:val="DecValTok"/>
        </w:rPr>
        <w:t>65</w:t>
      </w:r>
      <w:r>
        <w:rPr>
          <w:rStyle w:val="NormalTok"/>
        </w:rPr>
        <w:t>,</w:t>
      </w:r>
      <w:r>
        <w:rPr>
          <w:rStyle w:val="DecValTok"/>
        </w:rPr>
        <w:t>68</w:t>
      </w:r>
      <w:r>
        <w:rPr>
          <w:rStyle w:val="NormalTok"/>
        </w:rPr>
        <w:t>,</w:t>
      </w:r>
      <w:r>
        <w:rPr>
          <w:rStyle w:val="DecValTok"/>
        </w:rPr>
        <w:t>70</w:t>
      </w:r>
      <w:r>
        <w:rPr>
          <w:rStyle w:val="NormalTok"/>
        </w:rPr>
        <w:t>,</w:t>
      </w:r>
      <w:r>
        <w:rPr>
          <w:rStyle w:val="DecValTok"/>
        </w:rPr>
        <w:t>72</w:t>
      </w:r>
      <w:r>
        <w:rPr>
          <w:rStyle w:val="NormalTok"/>
        </w:rPr>
        <w:t>,</w:t>
      </w:r>
      <w:r>
        <w:rPr>
          <w:rStyle w:val="DecValTok"/>
        </w:rPr>
        <w:t>74</w:t>
      </w:r>
      <w:r>
        <w:rPr>
          <w:rStyle w:val="NormalTok"/>
        </w:rPr>
        <w:t>,</w:t>
      </w:r>
      <w:r>
        <w:rPr>
          <w:rStyle w:val="DecValTok"/>
        </w:rPr>
        <w:t>75</w:t>
      </w:r>
      <w:r>
        <w:rPr>
          <w:rStyle w:val="NormalTok"/>
        </w:rPr>
        <w:t>,</w:t>
      </w:r>
      <w:r>
        <w:rPr>
          <w:rStyle w:val="DecValTok"/>
        </w:rPr>
        <w:t>77</w:t>
      </w:r>
      <w:r>
        <w:rPr>
          <w:rStyle w:val="NormalTok"/>
        </w:rPr>
        <w:t>,</w:t>
      </w:r>
      <w:r>
        <w:rPr>
          <w:rStyle w:val="DecValTok"/>
        </w:rPr>
        <w:t>78</w:t>
      </w:r>
      <w:r>
        <w:rPr>
          <w:rStyle w:val="NormalTok"/>
        </w:rPr>
        <w:t>,</w:t>
      </w:r>
      <w:r>
        <w:rPr>
          <w:rStyle w:val="DecValTok"/>
        </w:rPr>
        <w:t>80</w:t>
      </w:r>
      <w:r>
        <w:rPr>
          <w:rStyle w:val="NormalTok"/>
        </w:rPr>
        <w:t>)]</w:t>
      </w:r>
    </w:p>
    <w:p w14:paraId="673D8792" w14:textId="77777777" w:rsidR="009768FE" w:rsidRDefault="009768FE" w:rsidP="009768FE">
      <w:pPr>
        <w:pStyle w:val="SourceCode"/>
      </w:pPr>
      <w:r>
        <w:rPr>
          <w:rStyle w:val="CommentTok"/>
        </w:rPr>
        <w:t># Split into training and testing data</w:t>
      </w:r>
      <w:r>
        <w:br/>
      </w:r>
      <w:r>
        <w:rPr>
          <w:rStyle w:val="KeywordTok"/>
        </w:rPr>
        <w:t>set.seed</w:t>
      </w:r>
      <w:r>
        <w:rPr>
          <w:rStyle w:val="NormalTok"/>
        </w:rPr>
        <w:t>(</w:t>
      </w:r>
      <w:r>
        <w:rPr>
          <w:rStyle w:val="DecValTok"/>
        </w:rPr>
        <w:t>1</w:t>
      </w:r>
      <w:r>
        <w:rPr>
          <w:rStyle w:val="NormalTok"/>
        </w:rPr>
        <w:t>)</w:t>
      </w:r>
      <w:r>
        <w:br/>
      </w:r>
      <w:r>
        <w:rPr>
          <w:rStyle w:val="NormalTok"/>
        </w:rPr>
        <w:t>split=</w:t>
      </w:r>
      <w:r>
        <w:rPr>
          <w:rStyle w:val="KeywordTok"/>
        </w:rPr>
        <w:t>sample.split</w:t>
      </w:r>
      <w:r>
        <w:rPr>
          <w:rStyle w:val="NormalTok"/>
        </w:rPr>
        <w:t>(sc_data1,</w:t>
      </w:r>
      <w:r>
        <w:rPr>
          <w:rStyle w:val="DataTypeTok"/>
        </w:rPr>
        <w:t>SplitRatio =</w:t>
      </w:r>
      <w:r>
        <w:rPr>
          <w:rStyle w:val="NormalTok"/>
        </w:rPr>
        <w:t xml:space="preserve"> </w:t>
      </w:r>
      <w:r>
        <w:rPr>
          <w:rStyle w:val="FloatTok"/>
        </w:rPr>
        <w:t>0.8</w:t>
      </w:r>
      <w:r>
        <w:rPr>
          <w:rStyle w:val="NormalTok"/>
        </w:rPr>
        <w:t>)</w:t>
      </w:r>
      <w:r>
        <w:br/>
      </w:r>
      <w:r>
        <w:rPr>
          <w:rStyle w:val="NormalTok"/>
        </w:rPr>
        <w:t>split2 =</w:t>
      </w:r>
      <w:r>
        <w:rPr>
          <w:rStyle w:val="StringTok"/>
        </w:rPr>
        <w:t xml:space="preserve"> </w:t>
      </w:r>
      <w:r>
        <w:rPr>
          <w:rStyle w:val="KeywordTok"/>
        </w:rPr>
        <w:t>sample.split</w:t>
      </w:r>
      <w:r>
        <w:rPr>
          <w:rStyle w:val="NormalTok"/>
        </w:rPr>
        <w:t xml:space="preserve">(sc_data1, </w:t>
      </w:r>
      <w:r>
        <w:rPr>
          <w:rStyle w:val="DataTypeTok"/>
        </w:rPr>
        <w:t>SplitRatio =</w:t>
      </w:r>
      <w:r>
        <w:rPr>
          <w:rStyle w:val="NormalTok"/>
        </w:rPr>
        <w:t xml:space="preserve"> </w:t>
      </w:r>
      <w:r>
        <w:rPr>
          <w:rStyle w:val="FloatTok"/>
        </w:rPr>
        <w:t>0.5</w:t>
      </w:r>
      <w:r>
        <w:rPr>
          <w:rStyle w:val="NormalTok"/>
        </w:rPr>
        <w:t>)</w:t>
      </w:r>
      <w:r>
        <w:br/>
      </w:r>
      <w:r>
        <w:rPr>
          <w:rStyle w:val="NormalTok"/>
        </w:rPr>
        <w:t>sc_data1_Train=</w:t>
      </w:r>
      <w:r>
        <w:rPr>
          <w:rStyle w:val="KeywordTok"/>
        </w:rPr>
        <w:t>subset</w:t>
      </w:r>
      <w:r>
        <w:rPr>
          <w:rStyle w:val="NormalTok"/>
        </w:rPr>
        <w:t>(sc_data1,split</w:t>
      </w:r>
      <w:r>
        <w:rPr>
          <w:rStyle w:val="OperatorTok"/>
        </w:rPr>
        <w:t>==</w:t>
      </w:r>
      <w:r>
        <w:rPr>
          <w:rStyle w:val="StringTok"/>
        </w:rPr>
        <w:t>"TRUE"</w:t>
      </w:r>
      <w:r>
        <w:rPr>
          <w:rStyle w:val="NormalTok"/>
        </w:rPr>
        <w:t>)</w:t>
      </w:r>
      <w:r>
        <w:br/>
      </w:r>
      <w:r>
        <w:rPr>
          <w:rStyle w:val="NormalTok"/>
        </w:rPr>
        <w:t>sc_data1_Test=</w:t>
      </w:r>
      <w:r>
        <w:rPr>
          <w:rStyle w:val="KeywordTok"/>
        </w:rPr>
        <w:t>subset</w:t>
      </w:r>
      <w:r>
        <w:rPr>
          <w:rStyle w:val="NormalTok"/>
        </w:rPr>
        <w:t>(sc_data1,split</w:t>
      </w:r>
      <w:r>
        <w:rPr>
          <w:rStyle w:val="OperatorTok"/>
        </w:rPr>
        <w:t>==</w:t>
      </w:r>
      <w:r>
        <w:rPr>
          <w:rStyle w:val="StringTok"/>
        </w:rPr>
        <w:t>"FALSE"</w:t>
      </w:r>
      <w:r>
        <w:rPr>
          <w:rStyle w:val="NormalTok"/>
        </w:rPr>
        <w:t>)</w:t>
      </w:r>
      <w:r>
        <w:br/>
      </w:r>
      <w:r>
        <w:rPr>
          <w:rStyle w:val="NormalTok"/>
        </w:rPr>
        <w:t>sc_tunedata_Train=</w:t>
      </w:r>
      <w:r>
        <w:rPr>
          <w:rStyle w:val="KeywordTok"/>
        </w:rPr>
        <w:t>subset</w:t>
      </w:r>
      <w:r>
        <w:rPr>
          <w:rStyle w:val="NormalTok"/>
        </w:rPr>
        <w:t xml:space="preserve">(sc_data1,split2 </w:t>
      </w:r>
      <w:r>
        <w:rPr>
          <w:rStyle w:val="OperatorTok"/>
        </w:rPr>
        <w:t>==</w:t>
      </w:r>
      <w:r>
        <w:rPr>
          <w:rStyle w:val="StringTok"/>
        </w:rPr>
        <w:t xml:space="preserve"> "TRUE"</w:t>
      </w:r>
      <w:r>
        <w:rPr>
          <w:rStyle w:val="NormalTok"/>
        </w:rPr>
        <w:t>)</w:t>
      </w:r>
      <w:r>
        <w:br/>
      </w:r>
      <w:r>
        <w:rPr>
          <w:rStyle w:val="NormalTok"/>
        </w:rPr>
        <w:t>sc_tunedata_Test=</w:t>
      </w:r>
      <w:r>
        <w:rPr>
          <w:rStyle w:val="KeywordTok"/>
        </w:rPr>
        <w:t>subset</w:t>
      </w:r>
      <w:r>
        <w:rPr>
          <w:rStyle w:val="NormalTok"/>
        </w:rPr>
        <w:t>(sc_data1,split2</w:t>
      </w:r>
      <w:r>
        <w:rPr>
          <w:rStyle w:val="OperatorTok"/>
        </w:rPr>
        <w:t>==</w:t>
      </w:r>
      <w:r>
        <w:rPr>
          <w:rStyle w:val="StringTok"/>
        </w:rPr>
        <w:t>"FALSE"</w:t>
      </w:r>
      <w:r>
        <w:rPr>
          <w:rStyle w:val="NormalTok"/>
        </w:rPr>
        <w:t>)</w:t>
      </w:r>
    </w:p>
    <w:p w14:paraId="3E86CEDF" w14:textId="3BD5620C" w:rsidR="009768FE" w:rsidRDefault="009768FE" w:rsidP="009768FE">
      <w:pPr>
        <w:pStyle w:val="SourceCode"/>
        <w:rPr>
          <w:del w:id="1116" w:author="Eric Czarnecki" w:date="2019-04-29T15:47:00Z"/>
        </w:rPr>
      </w:pPr>
      <w:r>
        <w:rPr>
          <w:rStyle w:val="CommentTok"/>
        </w:rPr>
        <w:t># Tune the model on 50% of data</w:t>
      </w:r>
      <w:r>
        <w:br/>
      </w:r>
      <w:r>
        <w:rPr>
          <w:rStyle w:val="NormalTok"/>
        </w:rPr>
        <w:t>OptModel =</w:t>
      </w:r>
      <w:r>
        <w:rPr>
          <w:rStyle w:val="StringTok"/>
        </w:rPr>
        <w:t xml:space="preserve"> </w:t>
      </w:r>
      <w:r>
        <w:rPr>
          <w:rStyle w:val="KeywordTok"/>
        </w:rPr>
        <w:t>tune</w:t>
      </w:r>
      <w:r>
        <w:rPr>
          <w:rStyle w:val="NormalTok"/>
        </w:rPr>
        <w:t>(svm, critical_temp</w:t>
      </w:r>
      <w:r>
        <w:rPr>
          <w:rStyle w:val="OperatorTok"/>
        </w:rPr>
        <w:t>~</w:t>
      </w:r>
      <w:r>
        <w:rPr>
          <w:rStyle w:val="NormalTok"/>
        </w:rPr>
        <w:t xml:space="preserve">., </w:t>
      </w:r>
      <w:r>
        <w:rPr>
          <w:rStyle w:val="DataTypeTok"/>
        </w:rPr>
        <w:t>data =</w:t>
      </w:r>
      <w:r>
        <w:rPr>
          <w:rStyle w:val="NormalTok"/>
        </w:rPr>
        <w:t xml:space="preserve"> sc_tunedata_Train,</w:t>
      </w:r>
      <w:r>
        <w:t xml:space="preserve"> </w:t>
      </w:r>
      <w:r>
        <w:rPr>
          <w:rStyle w:val="DataTypeTok"/>
        </w:rPr>
        <w:t>ranges =</w:t>
      </w:r>
      <w:r>
        <w:rPr>
          <w:rStyle w:val="NormalTok"/>
        </w:rPr>
        <w:t xml:space="preserve"> </w:t>
      </w:r>
      <w:r>
        <w:rPr>
          <w:rStyle w:val="KeywordTok"/>
        </w:rPr>
        <w:t>list</w:t>
      </w:r>
      <w:r>
        <w:rPr>
          <w:rStyle w:val="NormalTok"/>
        </w:rPr>
        <w:t>(</w:t>
      </w:r>
      <w:r>
        <w:rPr>
          <w:rStyle w:val="DataTypeTok"/>
        </w:rPr>
        <w:t>epsilon=</w:t>
      </w:r>
      <w:r>
        <w:rPr>
          <w:rStyle w:val="KeywordTok"/>
        </w:rPr>
        <w:t>seq</w:t>
      </w:r>
      <w:r>
        <w:rPr>
          <w:rStyle w:val="NormalTok"/>
        </w:rPr>
        <w:t>(</w:t>
      </w:r>
      <w:r>
        <w:rPr>
          <w:rStyle w:val="DecValTok"/>
        </w:rPr>
        <w:t>0</w:t>
      </w:r>
      <w:r>
        <w:rPr>
          <w:rStyle w:val="NormalTok"/>
        </w:rPr>
        <w:t>,</w:t>
      </w:r>
      <w:r>
        <w:rPr>
          <w:rStyle w:val="DecValTok"/>
        </w:rPr>
        <w:t>1</w:t>
      </w:r>
      <w:r>
        <w:rPr>
          <w:rStyle w:val="NormalTok"/>
        </w:rPr>
        <w:t>,</w:t>
      </w:r>
      <w:r>
        <w:rPr>
          <w:rStyle w:val="FloatTok"/>
        </w:rPr>
        <w:t>0.1</w:t>
      </w:r>
      <w:r>
        <w:rPr>
          <w:rStyle w:val="NormalTok"/>
        </w:rPr>
        <w:t xml:space="preserve">), </w:t>
      </w:r>
      <w:r>
        <w:rPr>
          <w:rStyle w:val="DataTypeTok"/>
        </w:rPr>
        <w:t>cost =</w:t>
      </w:r>
      <w:r>
        <w:rPr>
          <w:rStyle w:val="NormalTok"/>
        </w:rPr>
        <w:t xml:space="preserve"> </w:t>
      </w:r>
      <w:r>
        <w:rPr>
          <w:rStyle w:val="DecValTok"/>
        </w:rPr>
        <w:t>2</w:t>
      </w:r>
      <w:r>
        <w:rPr>
          <w:rStyle w:val="OperatorTok"/>
        </w:rPr>
        <w:t>^</w:t>
      </w:r>
      <w:r>
        <w:rPr>
          <w:rStyle w:val="NormalTok"/>
        </w:rPr>
        <w:t>(</w:t>
      </w:r>
      <w:r>
        <w:rPr>
          <w:rStyle w:val="DecValTok"/>
        </w:rPr>
        <w:t>2</w:t>
      </w:r>
      <w:r>
        <w:rPr>
          <w:rStyle w:val="OperatorTok"/>
        </w:rPr>
        <w:t>:</w:t>
      </w:r>
      <w:r>
        <w:rPr>
          <w:rStyle w:val="DecValTok"/>
        </w:rPr>
        <w:t>7</w:t>
      </w:r>
      <w:r>
        <w:rPr>
          <w:rStyle w:val="NormalTok"/>
        </w:rPr>
        <w:t>)))</w:t>
      </w:r>
      <w:r>
        <w:br/>
      </w:r>
      <w:r>
        <w:br/>
      </w:r>
      <w:r>
        <w:rPr>
          <w:rStyle w:val="CommentTok"/>
        </w:rPr>
        <w:t># Plot RMSE vs epsilon and cost values</w:t>
      </w:r>
      <w:r>
        <w:br/>
      </w:r>
      <w:r>
        <w:rPr>
          <w:rStyle w:val="KeywordTok"/>
        </w:rPr>
        <w:t>plot</w:t>
      </w:r>
      <w:r>
        <w:rPr>
          <w:rStyle w:val="NormalTok"/>
        </w:rPr>
        <w:t>(OptModel)</w:t>
      </w:r>
    </w:p>
    <w:p w14:paraId="54BB0AE4" w14:textId="77777777" w:rsidR="009768FE" w:rsidRDefault="009768FE">
      <w:pPr>
        <w:pStyle w:val="SourceCode"/>
        <w:pPrChange w:id="1117" w:author="Eric Czarnecki" w:date="2019-04-29T15:49:00Z">
          <w:pPr>
            <w:pStyle w:val="FirstParagraph"/>
          </w:pPr>
        </w:pPrChange>
      </w:pPr>
    </w:p>
    <w:p w14:paraId="269DAA6A" w14:textId="77777777" w:rsidR="009768FE" w:rsidRDefault="009768FE" w:rsidP="009768FE">
      <w:pPr>
        <w:pStyle w:val="SourceCode"/>
      </w:pPr>
      <w:r>
        <w:rPr>
          <w:rStyle w:val="CommentTok"/>
        </w:rPr>
        <w:t># Print the optimal model's maximum allowable error and cost parameters</w:t>
      </w:r>
      <w:r>
        <w:br/>
      </w:r>
      <w:r>
        <w:rPr>
          <w:rStyle w:val="KeywordTok"/>
        </w:rPr>
        <w:t>print</w:t>
      </w:r>
      <w:r>
        <w:rPr>
          <w:rStyle w:val="NormalTok"/>
        </w:rPr>
        <w:t>(OptModel</w:t>
      </w:r>
      <w:r>
        <w:rPr>
          <w:rStyle w:val="OperatorTok"/>
        </w:rPr>
        <w:t>$</w:t>
      </w:r>
      <w:r>
        <w:rPr>
          <w:rStyle w:val="NormalTok"/>
        </w:rPr>
        <w:t>best.parameters)</w:t>
      </w:r>
    </w:p>
    <w:p w14:paraId="099F7955" w14:textId="77777777" w:rsidR="009768FE" w:rsidRDefault="009768FE" w:rsidP="009768FE">
      <w:pPr>
        <w:pStyle w:val="SourceCode"/>
      </w:pPr>
      <w:r>
        <w:rPr>
          <w:rStyle w:val="VerbatimChar"/>
        </w:rPr>
        <w:t>##    epsilon cost</w:t>
      </w:r>
      <w:r>
        <w:br/>
      </w:r>
      <w:r>
        <w:rPr>
          <w:rStyle w:val="VerbatimChar"/>
        </w:rPr>
        <w:t>## 46     0.1   64</w:t>
      </w:r>
    </w:p>
    <w:p w14:paraId="45FE56AB" w14:textId="77777777" w:rsidR="009768FE" w:rsidRDefault="009768FE" w:rsidP="009768FE">
      <w:pPr>
        <w:pStyle w:val="SourceCode"/>
        <w:rPr>
          <w:rStyle w:val="NormalTok"/>
        </w:rPr>
      </w:pPr>
      <w:r>
        <w:rPr>
          <w:rStyle w:val="CommentTok"/>
        </w:rPr>
        <w:t># Build model on 80% of data using optimal parameters found during tuning</w:t>
      </w:r>
      <w:r>
        <w:br/>
      </w:r>
      <w:r>
        <w:rPr>
          <w:rStyle w:val="NormalTok"/>
        </w:rPr>
        <w:t>modelsvm2 =</w:t>
      </w:r>
      <w:r>
        <w:rPr>
          <w:rStyle w:val="StringTok"/>
        </w:rPr>
        <w:t xml:space="preserve"> </w:t>
      </w:r>
      <w:r>
        <w:rPr>
          <w:rStyle w:val="KeywordTok"/>
        </w:rPr>
        <w:t>svm</w:t>
      </w:r>
      <w:r>
        <w:rPr>
          <w:rStyle w:val="NormalTok"/>
        </w:rPr>
        <w:t>(critical_temp</w:t>
      </w:r>
      <w:r>
        <w:rPr>
          <w:rStyle w:val="OperatorTok"/>
        </w:rPr>
        <w:t>~</w:t>
      </w:r>
      <w:r>
        <w:rPr>
          <w:rStyle w:val="NormalTok"/>
        </w:rPr>
        <w:t xml:space="preserve">., </w:t>
      </w:r>
      <w:r>
        <w:rPr>
          <w:rStyle w:val="DataTypeTok"/>
        </w:rPr>
        <w:t>data =</w:t>
      </w:r>
      <w:r>
        <w:rPr>
          <w:rStyle w:val="NormalTok"/>
        </w:rPr>
        <w:t xml:space="preserve"> sc_data1_Train, </w:t>
      </w:r>
      <w:r>
        <w:rPr>
          <w:rStyle w:val="DataTypeTok"/>
        </w:rPr>
        <w:t>cost =</w:t>
      </w:r>
      <w:r>
        <w:rPr>
          <w:rStyle w:val="NormalTok"/>
        </w:rPr>
        <w:t xml:space="preserve"> </w:t>
      </w:r>
      <w:r>
        <w:rPr>
          <w:rStyle w:val="DecValTok"/>
        </w:rPr>
        <w:t>64</w:t>
      </w:r>
      <w:r>
        <w:rPr>
          <w:rStyle w:val="NormalTok"/>
        </w:rPr>
        <w:t xml:space="preserve">, </w:t>
      </w:r>
      <w:r>
        <w:rPr>
          <w:rStyle w:val="DataTypeTok"/>
        </w:rPr>
        <w:t>epsilon =</w:t>
      </w:r>
      <w:r>
        <w:rPr>
          <w:rStyle w:val="NormalTok"/>
        </w:rPr>
        <w:t xml:space="preserve"> </w:t>
      </w:r>
      <w:r>
        <w:rPr>
          <w:rStyle w:val="FloatTok"/>
        </w:rPr>
        <w:t>0.1</w:t>
      </w:r>
      <w:r>
        <w:rPr>
          <w:rStyle w:val="NormalTok"/>
        </w:rPr>
        <w:t>)</w:t>
      </w:r>
    </w:p>
    <w:p w14:paraId="494FBF14" w14:textId="77777777" w:rsidR="009768FE" w:rsidRDefault="009768FE" w:rsidP="009768FE">
      <w:pPr>
        <w:pStyle w:val="SourceCode"/>
      </w:pPr>
      <w:r w:rsidRPr="00671070">
        <w:rPr>
          <w:rStyle w:val="CommentTok"/>
        </w:rPr>
        <w:t># Make predictions on testing data (20% of data)</w:t>
      </w:r>
      <w:r w:rsidRPr="00671070">
        <w:rPr>
          <w:rStyle w:val="CommentTok"/>
        </w:rPr>
        <w:br/>
      </w:r>
      <w:r>
        <w:rPr>
          <w:rStyle w:val="NormalTok"/>
        </w:rPr>
        <w:t>predYsvm2 =</w:t>
      </w:r>
      <w:r>
        <w:rPr>
          <w:rStyle w:val="StringTok"/>
        </w:rPr>
        <w:t xml:space="preserve"> </w:t>
      </w:r>
      <w:r>
        <w:rPr>
          <w:rStyle w:val="KeywordTok"/>
        </w:rPr>
        <w:t>predict</w:t>
      </w:r>
      <w:r>
        <w:rPr>
          <w:rStyle w:val="NormalTok"/>
        </w:rPr>
        <w:t>(modelsvm2, sc_data1_Test)</w:t>
      </w:r>
      <w:r>
        <w:br/>
      </w:r>
      <w:r>
        <w:rPr>
          <w:rStyle w:val="NormalTok"/>
        </w:rPr>
        <w:t>RSS2=(</w:t>
      </w:r>
      <w:r>
        <w:rPr>
          <w:rStyle w:val="KeywordTok"/>
        </w:rPr>
        <w:t>mean</w:t>
      </w:r>
      <w:r>
        <w:rPr>
          <w:rStyle w:val="NormalTok"/>
        </w:rPr>
        <w:t>((sc_data1_Test</w:t>
      </w:r>
      <w:r>
        <w:rPr>
          <w:rStyle w:val="OperatorTok"/>
        </w:rPr>
        <w:t>$</w:t>
      </w:r>
      <w:r>
        <w:rPr>
          <w:rStyle w:val="NormalTok"/>
        </w:rPr>
        <w:t>critical_temp</w:t>
      </w:r>
      <w:r>
        <w:rPr>
          <w:rStyle w:val="OperatorTok"/>
        </w:rPr>
        <w:t>-</w:t>
      </w:r>
      <w:r>
        <w:rPr>
          <w:rStyle w:val="NormalTok"/>
        </w:rPr>
        <w:t>predYsvm2)</w:t>
      </w:r>
      <w:r>
        <w:rPr>
          <w:rStyle w:val="OperatorTok"/>
        </w:rPr>
        <w:t>^</w:t>
      </w:r>
      <w:r>
        <w:rPr>
          <w:rStyle w:val="DecValTok"/>
        </w:rPr>
        <w:t>2</w:t>
      </w:r>
      <w:r>
        <w:rPr>
          <w:rStyle w:val="NormalTok"/>
        </w:rPr>
        <w:t>))</w:t>
      </w:r>
      <w:r>
        <w:br/>
      </w:r>
      <w:r>
        <w:rPr>
          <w:rStyle w:val="NormalTok"/>
        </w:rPr>
        <w:t>TSS2=(</w:t>
      </w:r>
      <w:r>
        <w:rPr>
          <w:rStyle w:val="KeywordTok"/>
        </w:rPr>
        <w:t>mean</w:t>
      </w:r>
      <w:r>
        <w:rPr>
          <w:rStyle w:val="NormalTok"/>
        </w:rPr>
        <w:t>((sc_data1_Test</w:t>
      </w:r>
      <w:r>
        <w:rPr>
          <w:rStyle w:val="OperatorTok"/>
        </w:rPr>
        <w:t>$</w:t>
      </w:r>
      <w:r>
        <w:rPr>
          <w:rStyle w:val="NormalTok"/>
        </w:rPr>
        <w:t>critical_temp</w:t>
      </w:r>
      <w:r>
        <w:rPr>
          <w:rStyle w:val="OperatorTok"/>
        </w:rPr>
        <w:t>-</w:t>
      </w:r>
      <w:r>
        <w:rPr>
          <w:rStyle w:val="NormalTok"/>
        </w:rPr>
        <w:t>(</w:t>
      </w:r>
      <w:r>
        <w:rPr>
          <w:rStyle w:val="KeywordTok"/>
        </w:rPr>
        <w:t>mean</w:t>
      </w:r>
      <w:r>
        <w:rPr>
          <w:rStyle w:val="NormalTok"/>
        </w:rPr>
        <w:t>(sc_data1_Test</w:t>
      </w:r>
      <w:r>
        <w:rPr>
          <w:rStyle w:val="OperatorTok"/>
        </w:rPr>
        <w:t>$</w:t>
      </w:r>
      <w:r>
        <w:rPr>
          <w:rStyle w:val="NormalTok"/>
        </w:rPr>
        <w:t>critical_temp)))</w:t>
      </w:r>
      <w:r>
        <w:rPr>
          <w:rStyle w:val="OperatorTok"/>
        </w:rPr>
        <w:t>^</w:t>
      </w:r>
      <w:r>
        <w:rPr>
          <w:rStyle w:val="DecValTok"/>
        </w:rPr>
        <w:t>2</w:t>
      </w:r>
      <w:r>
        <w:rPr>
          <w:rStyle w:val="NormalTok"/>
        </w:rPr>
        <w:t>))</w:t>
      </w:r>
      <w:r>
        <w:br/>
      </w:r>
      <w:r>
        <w:br/>
      </w:r>
      <w:r>
        <w:rPr>
          <w:rStyle w:val="CommentTok"/>
        </w:rPr>
        <w:t># Calculate R-squared of optimal model on testing data</w:t>
      </w:r>
      <w:r>
        <w:br/>
      </w:r>
      <w:r>
        <w:rPr>
          <w:rStyle w:val="NormalTok"/>
        </w:rPr>
        <w:t>R_square2=</w:t>
      </w:r>
      <w:r>
        <w:rPr>
          <w:rStyle w:val="DecValTok"/>
        </w:rPr>
        <w:t>1</w:t>
      </w:r>
      <w:r>
        <w:rPr>
          <w:rStyle w:val="OperatorTok"/>
        </w:rPr>
        <w:t>-</w:t>
      </w:r>
      <w:r>
        <w:rPr>
          <w:rStyle w:val="NormalTok"/>
        </w:rPr>
        <w:t>(RSS2</w:t>
      </w:r>
      <w:r>
        <w:rPr>
          <w:rStyle w:val="OperatorTok"/>
        </w:rPr>
        <w:t>/</w:t>
      </w:r>
      <w:r>
        <w:rPr>
          <w:rStyle w:val="NormalTok"/>
        </w:rPr>
        <w:t>TSS2)</w:t>
      </w:r>
      <w:r>
        <w:br/>
      </w:r>
      <w:r>
        <w:rPr>
          <w:rStyle w:val="KeywordTok"/>
        </w:rPr>
        <w:t>print</w:t>
      </w:r>
      <w:r>
        <w:rPr>
          <w:rStyle w:val="NormalTok"/>
        </w:rPr>
        <w:t>(R_square2)</w:t>
      </w:r>
    </w:p>
    <w:p w14:paraId="13623DC2" w14:textId="77777777" w:rsidR="009768FE" w:rsidRDefault="009768FE" w:rsidP="009768FE">
      <w:pPr>
        <w:pStyle w:val="SourceCode"/>
      </w:pPr>
      <w:r>
        <w:rPr>
          <w:rStyle w:val="VerbatimChar"/>
        </w:rPr>
        <w:t>## [1] 0.8654372</w:t>
      </w:r>
    </w:p>
    <w:p w14:paraId="4C99BD7B" w14:textId="1ACF0788" w:rsidR="005668CA" w:rsidRPr="005B165A" w:rsidRDefault="00D8328F" w:rsidP="003945BD">
      <w:pPr>
        <w:numPr>
          <w:ilvl w:val="0"/>
          <w:numId w:val="2"/>
        </w:numPr>
        <w:spacing w:after="0"/>
        <w:jc w:val="both"/>
        <w:rPr>
          <w:ins w:id="1118" w:author="Eric Czarnecki" w:date="2019-04-29T15:43:00Z"/>
          <w:rFonts w:ascii="Times New Roman" w:hAnsi="Times New Roman" w:cs="Times New Roman"/>
          <w:sz w:val="24"/>
          <w:rPrChange w:id="1119" w:author="Dennis Choksi" w:date="2019-04-30T01:38:00Z">
            <w:rPr>
              <w:ins w:id="1120" w:author="Eric Czarnecki" w:date="2019-04-29T15:43:00Z"/>
            </w:rPr>
          </w:rPrChange>
        </w:rPr>
      </w:pPr>
      <w:ins w:id="1121" w:author="Eric Czarnecki" w:date="2019-04-29T15:43:00Z">
        <w:r w:rsidRPr="005B165A">
          <w:rPr>
            <w:rFonts w:ascii="Times New Roman" w:hAnsi="Times New Roman" w:cs="Times New Roman"/>
            <w:sz w:val="24"/>
            <w:rPrChange w:id="1122" w:author="Dennis Choksi" w:date="2019-04-30T01:38:00Z">
              <w:rPr/>
            </w:rPrChange>
          </w:rPr>
          <w:t xml:space="preserve">The tuning function </w:t>
        </w:r>
        <w:r w:rsidR="007A598C" w:rsidRPr="005B165A">
          <w:rPr>
            <w:rFonts w:ascii="Times New Roman" w:hAnsi="Times New Roman" w:cs="Times New Roman"/>
            <w:sz w:val="24"/>
            <w:rPrChange w:id="1123" w:author="Dennis Choksi" w:date="2019-04-30T01:38:00Z">
              <w:rPr/>
            </w:rPrChange>
          </w:rPr>
          <w:t>build</w:t>
        </w:r>
      </w:ins>
      <w:ins w:id="1124" w:author="Eric Czarnecki" w:date="2019-04-29T15:44:00Z">
        <w:r w:rsidR="007A598C" w:rsidRPr="005B165A">
          <w:rPr>
            <w:rFonts w:ascii="Times New Roman" w:hAnsi="Times New Roman" w:cs="Times New Roman"/>
            <w:sz w:val="24"/>
            <w:rPrChange w:id="1125" w:author="Dennis Choksi" w:date="2019-04-30T01:38:00Z">
              <w:rPr/>
            </w:rPrChange>
          </w:rPr>
          <w:t xml:space="preserve">s a model, using the training data, </w:t>
        </w:r>
        <w:r w:rsidR="00836EC8" w:rsidRPr="005B165A">
          <w:rPr>
            <w:rFonts w:ascii="Times New Roman" w:hAnsi="Times New Roman" w:cs="Times New Roman"/>
            <w:sz w:val="24"/>
            <w:rPrChange w:id="1126" w:author="Dennis Choksi" w:date="2019-04-30T01:38:00Z">
              <w:rPr/>
            </w:rPrChange>
          </w:rPr>
          <w:t xml:space="preserve">for each combination of epsilon and </w:t>
        </w:r>
        <w:r w:rsidR="004C4706" w:rsidRPr="005B165A">
          <w:rPr>
            <w:rFonts w:ascii="Times New Roman" w:hAnsi="Times New Roman" w:cs="Times New Roman"/>
            <w:sz w:val="24"/>
            <w:rPrChange w:id="1127" w:author="Dennis Choksi" w:date="2019-04-30T01:38:00Z">
              <w:rPr/>
            </w:rPrChange>
          </w:rPr>
          <w:t>cost values</w:t>
        </w:r>
      </w:ins>
      <w:ins w:id="1128" w:author="Eric Czarnecki" w:date="2019-04-29T15:46:00Z">
        <w:r w:rsidR="00EB62C4" w:rsidRPr="005B165A">
          <w:rPr>
            <w:rFonts w:ascii="Times New Roman" w:hAnsi="Times New Roman" w:cs="Times New Roman"/>
            <w:sz w:val="24"/>
            <w:rPrChange w:id="1129" w:author="Dennis Choksi" w:date="2019-04-30T01:38:00Z">
              <w:rPr/>
            </w:rPrChange>
          </w:rPr>
          <w:t xml:space="preserve">, </w:t>
        </w:r>
      </w:ins>
      <w:ins w:id="1130" w:author="Eric Czarnecki" w:date="2019-04-29T15:44:00Z">
        <w:r w:rsidR="00CE4845" w:rsidRPr="005B165A">
          <w:rPr>
            <w:rFonts w:ascii="Times New Roman" w:hAnsi="Times New Roman" w:cs="Times New Roman"/>
            <w:sz w:val="24"/>
            <w:rPrChange w:id="1131" w:author="Dennis Choksi" w:date="2019-04-30T01:38:00Z">
              <w:rPr/>
            </w:rPrChange>
          </w:rPr>
          <w:t xml:space="preserve">cross-validates </w:t>
        </w:r>
      </w:ins>
      <w:ins w:id="1132" w:author="Eric Czarnecki" w:date="2019-04-29T15:45:00Z">
        <w:r w:rsidR="004676AB" w:rsidRPr="005B165A">
          <w:rPr>
            <w:rFonts w:ascii="Times New Roman" w:hAnsi="Times New Roman" w:cs="Times New Roman"/>
            <w:sz w:val="24"/>
            <w:rPrChange w:id="1133" w:author="Dennis Choksi" w:date="2019-04-30T01:38:00Z">
              <w:rPr/>
            </w:rPrChange>
          </w:rPr>
          <w:t>each</w:t>
        </w:r>
      </w:ins>
      <w:ins w:id="1134" w:author="Eric Czarnecki" w:date="2019-04-29T15:44:00Z">
        <w:r w:rsidR="00CE4845" w:rsidRPr="005B165A">
          <w:rPr>
            <w:rFonts w:ascii="Times New Roman" w:hAnsi="Times New Roman" w:cs="Times New Roman"/>
            <w:sz w:val="24"/>
            <w:rPrChange w:id="1135" w:author="Dennis Choksi" w:date="2019-04-30T01:38:00Z">
              <w:rPr/>
            </w:rPrChange>
          </w:rPr>
          <w:t xml:space="preserve"> model using </w:t>
        </w:r>
      </w:ins>
      <w:ins w:id="1136" w:author="Eric Czarnecki" w:date="2019-04-29T15:45:00Z">
        <w:r w:rsidR="00F36AF5" w:rsidRPr="005B165A">
          <w:rPr>
            <w:rFonts w:ascii="Times New Roman" w:hAnsi="Times New Roman" w:cs="Times New Roman"/>
            <w:sz w:val="24"/>
            <w:rPrChange w:id="1137" w:author="Dennis Choksi" w:date="2019-04-30T01:38:00Z">
              <w:rPr/>
            </w:rPrChange>
          </w:rPr>
          <w:t>10-fold cross-validation</w:t>
        </w:r>
      </w:ins>
      <w:ins w:id="1138" w:author="Eric Czarnecki" w:date="2019-04-29T15:46:00Z">
        <w:r w:rsidR="00EB62C4" w:rsidRPr="005B165A">
          <w:rPr>
            <w:rFonts w:ascii="Times New Roman" w:hAnsi="Times New Roman" w:cs="Times New Roman"/>
            <w:sz w:val="24"/>
            <w:rPrChange w:id="1139" w:author="Dennis Choksi" w:date="2019-04-30T01:38:00Z">
              <w:rPr/>
            </w:rPrChange>
          </w:rPr>
          <w:t xml:space="preserve">, and </w:t>
        </w:r>
        <w:r w:rsidR="0012231B" w:rsidRPr="005B165A">
          <w:rPr>
            <w:rFonts w:ascii="Times New Roman" w:hAnsi="Times New Roman" w:cs="Times New Roman"/>
            <w:sz w:val="24"/>
            <w:rPrChange w:id="1140" w:author="Dennis Choksi" w:date="2019-04-30T01:38:00Z">
              <w:rPr/>
            </w:rPrChange>
          </w:rPr>
          <w:t>chooses the model with the lowest RMSE as the optimal model</w:t>
        </w:r>
      </w:ins>
    </w:p>
    <w:p w14:paraId="3AE7E6A3" w14:textId="0459FE65" w:rsidR="00555F69" w:rsidRPr="005B165A" w:rsidRDefault="00104E6B" w:rsidP="003945BD">
      <w:pPr>
        <w:numPr>
          <w:ilvl w:val="0"/>
          <w:numId w:val="2"/>
        </w:numPr>
        <w:spacing w:after="0"/>
        <w:jc w:val="both"/>
        <w:rPr>
          <w:ins w:id="1141" w:author="Eric Czarnecki" w:date="2019-04-29T15:43:00Z"/>
          <w:rFonts w:ascii="Times New Roman" w:hAnsi="Times New Roman" w:cs="Times New Roman"/>
          <w:sz w:val="24"/>
          <w:rPrChange w:id="1142" w:author="Dennis Choksi" w:date="2019-04-30T01:38:00Z">
            <w:rPr>
              <w:ins w:id="1143" w:author="Eric Czarnecki" w:date="2019-04-29T15:43:00Z"/>
            </w:rPr>
          </w:rPrChange>
        </w:rPr>
      </w:pPr>
      <w:ins w:id="1144" w:author="Eric Czarnecki" w:date="2019-04-29T15:41:00Z">
        <w:del w:id="1145" w:author="Dennis Choksi" w:date="2019-04-30T01:40:00Z">
          <w:r w:rsidRPr="005B165A" w:rsidDel="00751E95">
            <w:rPr>
              <w:rFonts w:ascii="Times New Roman" w:hAnsi="Times New Roman" w:cs="Times New Roman"/>
              <w:sz w:val="24"/>
              <w:rPrChange w:id="1146" w:author="Dennis Choksi" w:date="2019-04-30T01:38:00Z">
                <w:rPr/>
              </w:rPrChange>
            </w:rPr>
            <w:lastRenderedPageBreak/>
            <w:delText>We had to limit the tuning</w:delText>
          </w:r>
        </w:del>
      </w:ins>
      <w:ins w:id="1147" w:author="Dennis Choksi" w:date="2019-04-30T01:40:00Z">
        <w:r w:rsidR="00751E95">
          <w:rPr>
            <w:rFonts w:ascii="Times New Roman" w:hAnsi="Times New Roman" w:cs="Times New Roman"/>
            <w:sz w:val="24"/>
          </w:rPr>
          <w:t>The tuning</w:t>
        </w:r>
      </w:ins>
      <w:ins w:id="1148" w:author="Eric Czarnecki" w:date="2019-04-29T15:41:00Z">
        <w:r w:rsidRPr="005B165A">
          <w:rPr>
            <w:rFonts w:ascii="Times New Roman" w:hAnsi="Times New Roman" w:cs="Times New Roman"/>
            <w:sz w:val="24"/>
            <w:rPrChange w:id="1149" w:author="Dennis Choksi" w:date="2019-04-30T01:38:00Z">
              <w:rPr/>
            </w:rPrChange>
          </w:rPr>
          <w:t xml:space="preserve"> </w:t>
        </w:r>
      </w:ins>
      <w:ins w:id="1150" w:author="Dennis Choksi" w:date="2019-04-30T01:40:00Z">
        <w:r w:rsidR="00751E95">
          <w:rPr>
            <w:rFonts w:ascii="Times New Roman" w:hAnsi="Times New Roman" w:cs="Times New Roman"/>
            <w:sz w:val="24"/>
          </w:rPr>
          <w:t>was limited to</w:t>
        </w:r>
      </w:ins>
      <w:ins w:id="1151" w:author="Eric Czarnecki" w:date="2019-04-29T15:41:00Z">
        <w:del w:id="1152" w:author="Dennis Choksi" w:date="2019-04-30T01:40:00Z">
          <w:r w:rsidRPr="005B165A" w:rsidDel="00751E95">
            <w:rPr>
              <w:rFonts w:ascii="Times New Roman" w:hAnsi="Times New Roman" w:cs="Times New Roman"/>
              <w:sz w:val="24"/>
              <w:rPrChange w:id="1153" w:author="Dennis Choksi" w:date="2019-04-30T01:38:00Z">
                <w:rPr/>
              </w:rPrChange>
            </w:rPr>
            <w:delText>to</w:delText>
          </w:r>
        </w:del>
        <w:r w:rsidRPr="005B165A">
          <w:rPr>
            <w:rFonts w:ascii="Times New Roman" w:hAnsi="Times New Roman" w:cs="Times New Roman"/>
            <w:sz w:val="24"/>
            <w:rPrChange w:id="1154" w:author="Dennis Choksi" w:date="2019-04-30T01:38:00Z">
              <w:rPr/>
            </w:rPrChange>
          </w:rPr>
          <w:t xml:space="preserve"> 50% </w:t>
        </w:r>
      </w:ins>
      <w:ins w:id="1155" w:author="Eric Czarnecki" w:date="2019-04-29T15:42:00Z">
        <w:r w:rsidRPr="005B165A">
          <w:rPr>
            <w:rFonts w:ascii="Times New Roman" w:hAnsi="Times New Roman" w:cs="Times New Roman"/>
            <w:sz w:val="24"/>
            <w:rPrChange w:id="1156" w:author="Dennis Choksi" w:date="2019-04-30T01:38:00Z">
              <w:rPr/>
            </w:rPrChange>
          </w:rPr>
          <w:t xml:space="preserve">of the data </w:t>
        </w:r>
        <w:r w:rsidR="008F2851" w:rsidRPr="005B165A">
          <w:rPr>
            <w:rFonts w:ascii="Times New Roman" w:hAnsi="Times New Roman" w:cs="Times New Roman"/>
            <w:sz w:val="24"/>
            <w:rPrChange w:id="1157" w:author="Dennis Choksi" w:date="2019-04-30T01:38:00Z">
              <w:rPr/>
            </w:rPrChange>
          </w:rPr>
          <w:t xml:space="preserve">because </w:t>
        </w:r>
        <w:r w:rsidR="0086133E" w:rsidRPr="005B165A">
          <w:rPr>
            <w:rFonts w:ascii="Times New Roman" w:hAnsi="Times New Roman" w:cs="Times New Roman"/>
            <w:sz w:val="24"/>
            <w:rPrChange w:id="1158" w:author="Dennis Choksi" w:date="2019-04-30T01:38:00Z">
              <w:rPr/>
            </w:rPrChange>
          </w:rPr>
          <w:t xml:space="preserve">increasing the amount of </w:t>
        </w:r>
        <w:r w:rsidR="005A7C46" w:rsidRPr="005B165A">
          <w:rPr>
            <w:rFonts w:ascii="Times New Roman" w:hAnsi="Times New Roman" w:cs="Times New Roman"/>
            <w:sz w:val="24"/>
            <w:rPrChange w:id="1159" w:author="Dennis Choksi" w:date="2019-04-30T01:38:00Z">
              <w:rPr/>
            </w:rPrChange>
          </w:rPr>
          <w:t>data used for tuning increase the processing time exponentially</w:t>
        </w:r>
      </w:ins>
      <w:ins w:id="1160" w:author="Dennis Choksi" w:date="2019-04-30T01:40:00Z">
        <w:r w:rsidR="00936C10">
          <w:rPr>
            <w:rFonts w:ascii="Times New Roman" w:hAnsi="Times New Roman" w:cs="Times New Roman"/>
            <w:sz w:val="24"/>
          </w:rPr>
          <w:t xml:space="preserve"> and the machines used for running the codes were not capable enough to handle data of this magnitude.</w:t>
        </w:r>
      </w:ins>
    </w:p>
    <w:p w14:paraId="22162059" w14:textId="77777777" w:rsidR="005668CA" w:rsidRDefault="005668CA">
      <w:pPr>
        <w:spacing w:after="0"/>
        <w:jc w:val="both"/>
        <w:pPrChange w:id="1161" w:author="Eric Czarnecki" w:date="2019-04-29T15:43:00Z">
          <w:pPr/>
        </w:pPrChange>
      </w:pPr>
    </w:p>
    <w:p w14:paraId="6D87C6AA" w14:textId="77777777" w:rsidR="009768FE" w:rsidRDefault="009768FE" w:rsidP="009768FE">
      <w:pPr>
        <w:pStyle w:val="Heading2"/>
        <w:rPr>
          <w:u w:val="single"/>
        </w:rPr>
      </w:pPr>
      <w:r>
        <w:rPr>
          <w:u w:val="single"/>
        </w:rPr>
        <w:t>Output</w:t>
      </w:r>
    </w:p>
    <w:p w14:paraId="0CDD6498" w14:textId="77777777" w:rsidR="0079019C" w:rsidRPr="0079019C" w:rsidRDefault="009768FE" w:rsidP="0079019C">
      <w:pPr>
        <w:jc w:val="center"/>
        <w:rPr>
          <w:ins w:id="1162" w:author="Eric Czarnecki" w:date="2019-04-29T15:15:00Z"/>
        </w:rPr>
      </w:pPr>
      <w:r>
        <w:rPr>
          <w:noProof/>
        </w:rPr>
        <w:drawing>
          <wp:inline distT="0" distB="0" distL="0" distR="0" wp14:anchorId="0F9D2E11" wp14:editId="6F5DE420">
            <wp:extent cx="3556000" cy="2956560"/>
            <wp:effectExtent l="19050" t="19050" r="25400" b="15240"/>
            <wp:docPr id="43" name="Picture"/>
            <wp:cNvGraphicFramePr/>
            <a:graphic xmlns:a="http://schemas.openxmlformats.org/drawingml/2006/main">
              <a:graphicData uri="http://schemas.openxmlformats.org/drawingml/2006/picture">
                <pic:pic xmlns:pic="http://schemas.openxmlformats.org/drawingml/2006/picture">
                  <pic:nvPicPr>
                    <pic:cNvPr id="0" name="Picture" descr="Support_Vector_Regression_files/figure-docx/unnamed-chunk-2-1.png"/>
                    <pic:cNvPicPr>
                      <a:picLocks noChangeAspect="1" noChangeArrowheads="1"/>
                    </pic:cNvPicPr>
                  </pic:nvPicPr>
                  <pic:blipFill>
                    <a:blip r:embed="rId52"/>
                    <a:stretch>
                      <a:fillRect/>
                    </a:stretch>
                  </pic:blipFill>
                  <pic:spPr bwMode="auto">
                    <a:xfrm>
                      <a:off x="0" y="0"/>
                      <a:ext cx="3556000" cy="2956560"/>
                    </a:xfrm>
                    <a:prstGeom prst="rect">
                      <a:avLst/>
                    </a:prstGeom>
                    <a:noFill/>
                    <a:ln w="19050">
                      <a:solidFill>
                        <a:schemeClr val="tx1"/>
                      </a:solidFill>
                      <a:headEnd/>
                      <a:tailEnd/>
                    </a:ln>
                  </pic:spPr>
                </pic:pic>
              </a:graphicData>
            </a:graphic>
          </wp:inline>
        </w:drawing>
      </w:r>
    </w:p>
    <w:p w14:paraId="0796434C" w14:textId="4637B9DE" w:rsidR="00AF0AB8" w:rsidRPr="005B165A" w:rsidRDefault="00AF0AB8">
      <w:pPr>
        <w:numPr>
          <w:ilvl w:val="0"/>
          <w:numId w:val="2"/>
        </w:numPr>
        <w:spacing w:after="0"/>
        <w:rPr>
          <w:rFonts w:ascii="Times New Roman" w:hAnsi="Times New Roman" w:cs="Times New Roman"/>
          <w:sz w:val="24"/>
          <w:szCs w:val="24"/>
          <w:rPrChange w:id="1163" w:author="Dennis Choksi" w:date="2019-04-30T01:38:00Z">
            <w:rPr/>
          </w:rPrChange>
        </w:rPr>
        <w:pPrChange w:id="1164" w:author="Dennis Choksi" w:date="2019-04-30T01:38:00Z">
          <w:pPr>
            <w:jc w:val="center"/>
          </w:pPr>
        </w:pPrChange>
      </w:pPr>
      <w:ins w:id="1165" w:author="Eric Czarnecki" w:date="2019-04-29T15:15:00Z">
        <w:r w:rsidRPr="005B165A">
          <w:rPr>
            <w:rFonts w:ascii="Times New Roman" w:hAnsi="Times New Roman" w:cs="Times New Roman"/>
            <w:sz w:val="24"/>
            <w:szCs w:val="24"/>
            <w:rPrChange w:id="1166" w:author="Dennis Choksi" w:date="2019-04-30T01:38:00Z">
              <w:rPr/>
            </w:rPrChange>
          </w:rPr>
          <w:t xml:space="preserve">The </w:t>
        </w:r>
        <w:r w:rsidR="006855C0" w:rsidRPr="005B165A">
          <w:rPr>
            <w:rFonts w:ascii="Times New Roman" w:hAnsi="Times New Roman" w:cs="Times New Roman"/>
            <w:sz w:val="24"/>
            <w:szCs w:val="24"/>
            <w:rPrChange w:id="1167" w:author="Dennis Choksi" w:date="2019-04-30T01:38:00Z">
              <w:rPr/>
            </w:rPrChange>
          </w:rPr>
          <w:t xml:space="preserve">darker shades indicate a lower RMSE, as indicated by the legend on the right-hand side of the </w:t>
        </w:r>
        <w:r w:rsidR="00141833" w:rsidRPr="005B165A">
          <w:rPr>
            <w:rFonts w:ascii="Times New Roman" w:hAnsi="Times New Roman" w:cs="Times New Roman"/>
            <w:sz w:val="24"/>
            <w:szCs w:val="24"/>
            <w:rPrChange w:id="1168" w:author="Dennis Choksi" w:date="2019-04-30T01:38:00Z">
              <w:rPr/>
            </w:rPrChange>
          </w:rPr>
          <w:t>pl</w:t>
        </w:r>
      </w:ins>
      <w:ins w:id="1169" w:author="Eric Czarnecki" w:date="2019-04-29T15:16:00Z">
        <w:r w:rsidR="00141833" w:rsidRPr="005B165A">
          <w:rPr>
            <w:rFonts w:ascii="Times New Roman" w:hAnsi="Times New Roman" w:cs="Times New Roman"/>
            <w:sz w:val="24"/>
            <w:szCs w:val="24"/>
            <w:rPrChange w:id="1170" w:author="Dennis Choksi" w:date="2019-04-30T01:38:00Z">
              <w:rPr/>
            </w:rPrChange>
          </w:rPr>
          <w:t>ot</w:t>
        </w:r>
      </w:ins>
    </w:p>
    <w:p w14:paraId="23D5BE17" w14:textId="77777777" w:rsidR="00141833" w:rsidRDefault="00141833" w:rsidP="009768FE">
      <w:pPr>
        <w:pStyle w:val="Heading2"/>
        <w:rPr>
          <w:ins w:id="1171" w:author="Eric Czarnecki" w:date="2019-04-29T15:16:00Z"/>
          <w:u w:val="single"/>
        </w:rPr>
      </w:pPr>
    </w:p>
    <w:p w14:paraId="2468C003" w14:textId="20BD93A4" w:rsidR="009768FE" w:rsidRDefault="009768FE" w:rsidP="009768FE">
      <w:pPr>
        <w:pStyle w:val="Heading2"/>
        <w:rPr>
          <w:u w:val="single"/>
        </w:rPr>
      </w:pPr>
      <w:r>
        <w:rPr>
          <w:u w:val="single"/>
        </w:rPr>
        <w:t>Observation</w:t>
      </w:r>
    </w:p>
    <w:p w14:paraId="619AEDAF" w14:textId="75D7301F" w:rsidR="00494D20" w:rsidRPr="005B165A" w:rsidRDefault="00AF0AB8">
      <w:pPr>
        <w:numPr>
          <w:ilvl w:val="0"/>
          <w:numId w:val="2"/>
        </w:numPr>
        <w:spacing w:after="0"/>
        <w:rPr>
          <w:ins w:id="1172" w:author="Eric Czarnecki" w:date="2019-04-29T15:17:00Z"/>
          <w:rFonts w:ascii="Times New Roman" w:hAnsi="Times New Roman" w:cs="Times New Roman"/>
          <w:sz w:val="24"/>
          <w:rPrChange w:id="1173" w:author="Dennis Choksi" w:date="2019-04-30T01:38:00Z">
            <w:rPr>
              <w:ins w:id="1174" w:author="Eric Czarnecki" w:date="2019-04-29T15:17:00Z"/>
            </w:rPr>
          </w:rPrChange>
        </w:rPr>
        <w:pPrChange w:id="1175" w:author="Dennis Choksi" w:date="2019-04-30T01:38:00Z">
          <w:pPr>
            <w:numPr>
              <w:numId w:val="2"/>
            </w:numPr>
            <w:spacing w:after="0"/>
            <w:ind w:left="720" w:hanging="360"/>
            <w:jc w:val="both"/>
          </w:pPr>
        </w:pPrChange>
      </w:pPr>
      <w:ins w:id="1176" w:author="Eric Czarnecki" w:date="2019-04-29T15:14:00Z">
        <w:r w:rsidRPr="005B165A">
          <w:rPr>
            <w:rFonts w:ascii="Times New Roman" w:hAnsi="Times New Roman" w:cs="Times New Roman"/>
            <w:sz w:val="24"/>
            <w:rPrChange w:id="1177" w:author="Dennis Choksi" w:date="2019-04-30T01:38:00Z">
              <w:rPr/>
            </w:rPrChange>
          </w:rPr>
          <w:t>B</w:t>
        </w:r>
      </w:ins>
      <w:ins w:id="1178" w:author="Eric Czarnecki" w:date="2019-04-29T15:15:00Z">
        <w:r w:rsidRPr="005B165A">
          <w:rPr>
            <w:rFonts w:ascii="Times New Roman" w:hAnsi="Times New Roman" w:cs="Times New Roman"/>
            <w:sz w:val="24"/>
            <w:rPrChange w:id="1179" w:author="Dennis Choksi" w:date="2019-04-30T01:38:00Z">
              <w:rPr/>
            </w:rPrChange>
          </w:rPr>
          <w:t xml:space="preserve">ased on the graph, </w:t>
        </w:r>
      </w:ins>
      <w:ins w:id="1180" w:author="Eric Czarnecki" w:date="2019-04-29T15:16:00Z">
        <w:r w:rsidR="00141833" w:rsidRPr="005B165A">
          <w:rPr>
            <w:rFonts w:ascii="Times New Roman" w:hAnsi="Times New Roman" w:cs="Times New Roman"/>
            <w:sz w:val="24"/>
            <w:rPrChange w:id="1181" w:author="Dennis Choksi" w:date="2019-04-30T01:38:00Z">
              <w:rPr/>
            </w:rPrChange>
          </w:rPr>
          <w:t>t</w:t>
        </w:r>
      </w:ins>
      <w:ins w:id="1182" w:author="Eric Czarnecki" w:date="2019-04-29T15:14:00Z">
        <w:r w:rsidRPr="005B165A">
          <w:rPr>
            <w:rFonts w:ascii="Times New Roman" w:hAnsi="Times New Roman" w:cs="Times New Roman"/>
            <w:sz w:val="24"/>
            <w:rPrChange w:id="1183" w:author="Dennis Choksi" w:date="2019-04-30T01:38:00Z">
              <w:rPr/>
            </w:rPrChange>
          </w:rPr>
          <w:t>he optimal epsilon lies around</w:t>
        </w:r>
      </w:ins>
      <w:ins w:id="1184" w:author="Eric Czarnecki" w:date="2019-04-29T15:16:00Z">
        <w:r w:rsidR="00141833" w:rsidRPr="005B165A">
          <w:rPr>
            <w:rFonts w:ascii="Times New Roman" w:hAnsi="Times New Roman" w:cs="Times New Roman"/>
            <w:sz w:val="24"/>
            <w:rPrChange w:id="1185" w:author="Dennis Choksi" w:date="2019-04-30T01:38:00Z">
              <w:rPr/>
            </w:rPrChange>
          </w:rPr>
          <w:t xml:space="preserve"> 0.1</w:t>
        </w:r>
        <w:r w:rsidR="008A2B95" w:rsidRPr="005B165A">
          <w:rPr>
            <w:rFonts w:ascii="Times New Roman" w:hAnsi="Times New Roman" w:cs="Times New Roman"/>
            <w:sz w:val="24"/>
            <w:rPrChange w:id="1186" w:author="Dennis Choksi" w:date="2019-04-30T01:38:00Z">
              <w:rPr/>
            </w:rPrChange>
          </w:rPr>
          <w:t xml:space="preserve">, and the </w:t>
        </w:r>
        <w:r w:rsidR="008D1B4A" w:rsidRPr="005B165A">
          <w:rPr>
            <w:rFonts w:ascii="Times New Roman" w:hAnsi="Times New Roman" w:cs="Times New Roman"/>
            <w:sz w:val="24"/>
            <w:rPrChange w:id="1187" w:author="Dennis Choksi" w:date="2019-04-30T01:38:00Z">
              <w:rPr/>
            </w:rPrChange>
          </w:rPr>
          <w:t xml:space="preserve">cost </w:t>
        </w:r>
        <w:r w:rsidR="008A2B95" w:rsidRPr="005B165A">
          <w:rPr>
            <w:rFonts w:ascii="Times New Roman" w:hAnsi="Times New Roman" w:cs="Times New Roman"/>
            <w:sz w:val="24"/>
            <w:rPrChange w:id="1188" w:author="Dennis Choksi" w:date="2019-04-30T01:38:00Z">
              <w:rPr/>
            </w:rPrChange>
          </w:rPr>
          <w:t xml:space="preserve">value </w:t>
        </w:r>
        <w:r w:rsidR="008D1B4A" w:rsidRPr="005B165A">
          <w:rPr>
            <w:rFonts w:ascii="Times New Roman" w:hAnsi="Times New Roman" w:cs="Times New Roman"/>
            <w:sz w:val="24"/>
            <w:rPrChange w:id="1189" w:author="Dennis Choksi" w:date="2019-04-30T01:38:00Z">
              <w:rPr/>
            </w:rPrChange>
          </w:rPr>
          <w:t>does not have as significant of an effect on the RMSE as does the epsilon value</w:t>
        </w:r>
      </w:ins>
      <w:ins w:id="1190" w:author="Dennis Choksi" w:date="2019-04-30T01:41:00Z">
        <w:r w:rsidR="00936C10">
          <w:rPr>
            <w:rFonts w:ascii="Times New Roman" w:hAnsi="Times New Roman" w:cs="Times New Roman"/>
            <w:sz w:val="24"/>
          </w:rPr>
          <w:t>.</w:t>
        </w:r>
      </w:ins>
    </w:p>
    <w:p w14:paraId="7E38057E" w14:textId="77777777" w:rsidR="00A52B69" w:rsidRPr="00BA609E" w:rsidRDefault="00A52B69" w:rsidP="00801AE2">
      <w:pPr>
        <w:spacing w:after="0"/>
        <w:jc w:val="both"/>
        <w:rPr>
          <w:ins w:id="1191" w:author="Eric Czarnecki" w:date="2019-04-29T15:24:00Z"/>
        </w:rPr>
      </w:pPr>
    </w:p>
    <w:p w14:paraId="07D760B2" w14:textId="48998A12" w:rsidR="00801AE2" w:rsidRDefault="000564CD" w:rsidP="000564CD">
      <w:pPr>
        <w:pStyle w:val="Heading2"/>
        <w:rPr>
          <w:ins w:id="1192" w:author="Eric Czarnecki" w:date="2019-04-29T15:25:00Z"/>
          <w:u w:val="single"/>
        </w:rPr>
      </w:pPr>
      <w:ins w:id="1193" w:author="Eric Czarnecki" w:date="2019-04-29T15:25:00Z">
        <w:r>
          <w:rPr>
            <w:u w:val="single"/>
          </w:rPr>
          <w:t>Result</w:t>
        </w:r>
      </w:ins>
    </w:p>
    <w:p w14:paraId="1224C7ED" w14:textId="0B812E3A" w:rsidR="000564CD" w:rsidRPr="005B165A" w:rsidRDefault="002C330B">
      <w:pPr>
        <w:numPr>
          <w:ilvl w:val="0"/>
          <w:numId w:val="2"/>
        </w:numPr>
        <w:spacing w:after="0"/>
        <w:rPr>
          <w:ins w:id="1194" w:author="Eric Czarnecki" w:date="2019-04-29T15:30:00Z"/>
          <w:rFonts w:ascii="Times New Roman" w:hAnsi="Times New Roman" w:cs="Times New Roman"/>
          <w:sz w:val="24"/>
          <w:rPrChange w:id="1195" w:author="Dennis Choksi" w:date="2019-04-30T01:38:00Z">
            <w:rPr>
              <w:ins w:id="1196" w:author="Eric Czarnecki" w:date="2019-04-29T15:30:00Z"/>
            </w:rPr>
          </w:rPrChange>
        </w:rPr>
        <w:pPrChange w:id="1197" w:author="Dennis Choksi" w:date="2019-04-30T01:38:00Z">
          <w:pPr>
            <w:numPr>
              <w:numId w:val="2"/>
            </w:numPr>
            <w:spacing w:after="0"/>
            <w:ind w:left="720" w:hanging="360"/>
            <w:jc w:val="both"/>
          </w:pPr>
        </w:pPrChange>
      </w:pPr>
      <w:ins w:id="1198" w:author="Eric Czarnecki" w:date="2019-04-29T15:27:00Z">
        <w:r w:rsidRPr="005B165A">
          <w:rPr>
            <w:rFonts w:ascii="Times New Roman" w:hAnsi="Times New Roman" w:cs="Times New Roman"/>
            <w:sz w:val="24"/>
            <w:rPrChange w:id="1199" w:author="Dennis Choksi" w:date="2019-04-30T01:38:00Z">
              <w:rPr/>
            </w:rPrChange>
          </w:rPr>
          <w:t xml:space="preserve">The </w:t>
        </w:r>
      </w:ins>
      <w:ins w:id="1200" w:author="Eric Czarnecki" w:date="2019-04-29T15:28:00Z">
        <w:r w:rsidR="0026362D" w:rsidRPr="005B165A">
          <w:rPr>
            <w:rFonts w:ascii="Times New Roman" w:hAnsi="Times New Roman" w:cs="Times New Roman"/>
            <w:sz w:val="24"/>
            <w:rPrChange w:id="1201" w:author="Dennis Choksi" w:date="2019-04-30T01:38:00Z">
              <w:rPr/>
            </w:rPrChange>
          </w:rPr>
          <w:t>R</w:t>
        </w:r>
        <w:r w:rsidR="0026362D" w:rsidRPr="005B165A">
          <w:rPr>
            <w:rFonts w:ascii="Times New Roman" w:hAnsi="Times New Roman" w:cs="Times New Roman"/>
            <w:sz w:val="24"/>
            <w:vertAlign w:val="superscript"/>
            <w:rPrChange w:id="1202" w:author="Dennis Choksi" w:date="2019-04-30T01:38:00Z">
              <w:rPr>
                <w:vertAlign w:val="superscript"/>
              </w:rPr>
            </w:rPrChange>
          </w:rPr>
          <w:t>2</w:t>
        </w:r>
      </w:ins>
      <w:ins w:id="1203" w:author="Eric Czarnecki" w:date="2019-04-29T15:27:00Z">
        <w:r w:rsidRPr="005B165A">
          <w:rPr>
            <w:rFonts w:ascii="Times New Roman" w:hAnsi="Times New Roman" w:cs="Times New Roman"/>
            <w:sz w:val="24"/>
            <w:rPrChange w:id="1204" w:author="Dennis Choksi" w:date="2019-04-30T01:38:00Z">
              <w:rPr/>
            </w:rPrChange>
          </w:rPr>
          <w:t xml:space="preserve"> </w:t>
        </w:r>
      </w:ins>
      <w:ins w:id="1205" w:author="Eric Czarnecki" w:date="2019-04-29T15:28:00Z">
        <w:r w:rsidRPr="005B165A">
          <w:rPr>
            <w:rFonts w:ascii="Times New Roman" w:hAnsi="Times New Roman" w:cs="Times New Roman"/>
            <w:sz w:val="24"/>
            <w:rPrChange w:id="1206" w:author="Dennis Choksi" w:date="2019-04-30T01:38:00Z">
              <w:rPr/>
            </w:rPrChange>
          </w:rPr>
          <w:t xml:space="preserve">predicted on the </w:t>
        </w:r>
        <w:r w:rsidR="005C7A63" w:rsidRPr="005B165A">
          <w:rPr>
            <w:rFonts w:ascii="Times New Roman" w:hAnsi="Times New Roman" w:cs="Times New Roman"/>
            <w:sz w:val="24"/>
            <w:rPrChange w:id="1207" w:author="Dennis Choksi" w:date="2019-04-30T01:38:00Z">
              <w:rPr/>
            </w:rPrChange>
          </w:rPr>
          <w:t xml:space="preserve">test data </w:t>
        </w:r>
      </w:ins>
      <w:ins w:id="1208" w:author="Eric Czarnecki" w:date="2019-04-29T15:30:00Z">
        <w:r w:rsidR="00F65A2E" w:rsidRPr="005B165A">
          <w:rPr>
            <w:rFonts w:ascii="Times New Roman" w:hAnsi="Times New Roman" w:cs="Times New Roman"/>
            <w:sz w:val="24"/>
            <w:rPrChange w:id="1209" w:author="Dennis Choksi" w:date="2019-04-30T01:38:00Z">
              <w:rPr/>
            </w:rPrChange>
          </w:rPr>
          <w:t xml:space="preserve">is </w:t>
        </w:r>
        <w:r w:rsidR="00674FCE" w:rsidRPr="005B165A">
          <w:rPr>
            <w:rFonts w:ascii="Times New Roman" w:hAnsi="Times New Roman" w:cs="Times New Roman"/>
            <w:sz w:val="24"/>
            <w:rPrChange w:id="1210" w:author="Dennis Choksi" w:date="2019-04-30T01:38:00Z">
              <w:rPr/>
            </w:rPrChange>
          </w:rPr>
          <w:t>86.54%</w:t>
        </w:r>
        <w:r w:rsidR="00604595" w:rsidRPr="005B165A">
          <w:rPr>
            <w:rFonts w:ascii="Times New Roman" w:hAnsi="Times New Roman" w:cs="Times New Roman"/>
            <w:sz w:val="24"/>
            <w:rPrChange w:id="1211" w:author="Dennis Choksi" w:date="2019-04-30T01:38:00Z">
              <w:rPr/>
            </w:rPrChange>
          </w:rPr>
          <w:t xml:space="preserve">, a better result than all of the </w:t>
        </w:r>
        <w:r w:rsidR="00981F90" w:rsidRPr="005B165A">
          <w:rPr>
            <w:rFonts w:ascii="Times New Roman" w:hAnsi="Times New Roman" w:cs="Times New Roman"/>
            <w:sz w:val="24"/>
            <w:rPrChange w:id="1212" w:author="Dennis Choksi" w:date="2019-04-30T01:38:00Z">
              <w:rPr/>
            </w:rPrChange>
          </w:rPr>
          <w:t>linear methods which were tested</w:t>
        </w:r>
      </w:ins>
      <w:ins w:id="1213" w:author="Dennis Choksi" w:date="2019-04-30T01:41:00Z">
        <w:r w:rsidR="00936C10">
          <w:rPr>
            <w:rFonts w:ascii="Times New Roman" w:hAnsi="Times New Roman" w:cs="Times New Roman"/>
            <w:sz w:val="24"/>
          </w:rPr>
          <w:t>.</w:t>
        </w:r>
      </w:ins>
    </w:p>
    <w:p w14:paraId="66CBD5D6" w14:textId="57621A79" w:rsidR="00981F90" w:rsidRPr="00936C10" w:rsidRDefault="00D029D9">
      <w:pPr>
        <w:numPr>
          <w:ilvl w:val="0"/>
          <w:numId w:val="2"/>
        </w:numPr>
        <w:spacing w:after="0"/>
        <w:rPr>
          <w:ins w:id="1214" w:author="Eric Czarnecki" w:date="2019-04-29T15:40:00Z"/>
          <w:rFonts w:ascii="Times New Roman" w:hAnsi="Times New Roman" w:cs="Times New Roman"/>
          <w:sz w:val="24"/>
          <w:rPrChange w:id="1215" w:author="Dennis Choksi" w:date="2019-04-30T01:41:00Z">
            <w:rPr>
              <w:ins w:id="1216" w:author="Eric Czarnecki" w:date="2019-04-29T15:40:00Z"/>
            </w:rPr>
          </w:rPrChange>
        </w:rPr>
        <w:pPrChange w:id="1217" w:author="Dennis Choksi" w:date="2019-04-30T01:41:00Z">
          <w:pPr>
            <w:numPr>
              <w:numId w:val="2"/>
            </w:numPr>
            <w:spacing w:after="0"/>
            <w:ind w:left="720" w:hanging="360"/>
            <w:jc w:val="both"/>
          </w:pPr>
        </w:pPrChange>
      </w:pPr>
      <w:ins w:id="1218" w:author="Eric Czarnecki" w:date="2019-04-29T15:40:00Z">
        <w:r w:rsidRPr="00936C10">
          <w:rPr>
            <w:rFonts w:ascii="Times New Roman" w:hAnsi="Times New Roman" w:cs="Times New Roman"/>
            <w:sz w:val="24"/>
            <w:rPrChange w:id="1219" w:author="Dennis Choksi" w:date="2019-04-30T01:41:00Z">
              <w:rPr/>
            </w:rPrChange>
          </w:rPr>
          <w:t xml:space="preserve">The optimal epsilon value was found to be 0.1, meaning that the model </w:t>
        </w:r>
        <w:r w:rsidR="00C700E8" w:rsidRPr="00936C10">
          <w:rPr>
            <w:rFonts w:ascii="Times New Roman" w:hAnsi="Times New Roman" w:cs="Times New Roman"/>
            <w:sz w:val="24"/>
            <w:rPrChange w:id="1220" w:author="Dennis Choksi" w:date="2019-04-30T01:41:00Z">
              <w:rPr/>
            </w:rPrChange>
          </w:rPr>
          <w:t>has a very low margin of tolerance for errors</w:t>
        </w:r>
      </w:ins>
      <w:ins w:id="1221" w:author="Dennis Choksi" w:date="2019-04-30T01:41:00Z">
        <w:r w:rsidR="00936C10">
          <w:rPr>
            <w:rFonts w:ascii="Times New Roman" w:hAnsi="Times New Roman" w:cs="Times New Roman"/>
            <w:sz w:val="24"/>
          </w:rPr>
          <w:t>.</w:t>
        </w:r>
      </w:ins>
    </w:p>
    <w:p w14:paraId="1D78FD90" w14:textId="699E6D0B" w:rsidR="00C700E8" w:rsidRPr="00936C10" w:rsidRDefault="0012231B">
      <w:pPr>
        <w:numPr>
          <w:ilvl w:val="0"/>
          <w:numId w:val="2"/>
        </w:numPr>
        <w:spacing w:after="0"/>
        <w:rPr>
          <w:rFonts w:ascii="Times New Roman" w:hAnsi="Times New Roman" w:cs="Times New Roman"/>
          <w:sz w:val="24"/>
          <w:rPrChange w:id="1222" w:author="Dennis Choksi" w:date="2019-04-30T01:41:00Z">
            <w:rPr/>
          </w:rPrChange>
        </w:rPr>
        <w:pPrChange w:id="1223" w:author="Dennis Choksi" w:date="2019-04-30T01:41:00Z">
          <w:pPr>
            <w:numPr>
              <w:numId w:val="2"/>
            </w:numPr>
            <w:spacing w:after="0"/>
            <w:ind w:left="720" w:hanging="360"/>
            <w:jc w:val="both"/>
          </w:pPr>
        </w:pPrChange>
      </w:pPr>
      <w:ins w:id="1224" w:author="Eric Czarnecki" w:date="2019-04-29T15:46:00Z">
        <w:r w:rsidRPr="00936C10">
          <w:rPr>
            <w:rFonts w:ascii="Times New Roman" w:hAnsi="Times New Roman" w:cs="Times New Roman"/>
            <w:sz w:val="24"/>
            <w:rPrChange w:id="1225" w:author="Dennis Choksi" w:date="2019-04-30T01:41:00Z">
              <w:rPr/>
            </w:rPrChange>
          </w:rPr>
          <w:t xml:space="preserve">The optimal cost </w:t>
        </w:r>
        <w:r w:rsidR="00781DC3" w:rsidRPr="00936C10">
          <w:rPr>
            <w:rFonts w:ascii="Times New Roman" w:hAnsi="Times New Roman" w:cs="Times New Roman"/>
            <w:sz w:val="24"/>
            <w:rPrChange w:id="1226" w:author="Dennis Choksi" w:date="2019-04-30T01:41:00Z">
              <w:rPr/>
            </w:rPrChange>
          </w:rPr>
          <w:t>value was found to be 64</w:t>
        </w:r>
      </w:ins>
      <w:ins w:id="1227" w:author="Eric Czarnecki" w:date="2019-04-29T15:47:00Z">
        <w:r w:rsidR="008B6A80" w:rsidRPr="00936C10">
          <w:rPr>
            <w:rFonts w:ascii="Times New Roman" w:hAnsi="Times New Roman" w:cs="Times New Roman"/>
            <w:sz w:val="24"/>
            <w:rPrChange w:id="1228" w:author="Dennis Choksi" w:date="2019-04-30T01:41:00Z">
              <w:rPr/>
            </w:rPrChange>
          </w:rPr>
          <w:t>,</w:t>
        </w:r>
      </w:ins>
      <w:ins w:id="1229" w:author="Eric Czarnecki" w:date="2019-04-29T15:49:00Z">
        <w:r w:rsidR="00EE72B0" w:rsidRPr="00936C10">
          <w:rPr>
            <w:rFonts w:ascii="Times New Roman" w:hAnsi="Times New Roman" w:cs="Times New Roman"/>
            <w:sz w:val="24"/>
            <w:rPrChange w:id="1230" w:author="Dennis Choksi" w:date="2019-04-30T01:41:00Z">
              <w:rPr/>
            </w:rPrChange>
          </w:rPr>
          <w:t xml:space="preserve"> </w:t>
        </w:r>
      </w:ins>
      <w:ins w:id="1231" w:author="Eric Czarnecki" w:date="2019-04-29T15:50:00Z">
        <w:r w:rsidR="001C395D" w:rsidRPr="00936C10">
          <w:rPr>
            <w:rFonts w:ascii="Times New Roman" w:hAnsi="Times New Roman" w:cs="Times New Roman"/>
            <w:sz w:val="24"/>
            <w:rPrChange w:id="1232" w:author="Dennis Choksi" w:date="2019-04-30T01:41:00Z">
              <w:rPr/>
            </w:rPrChange>
          </w:rPr>
          <w:t xml:space="preserve">creating </w:t>
        </w:r>
        <w:r w:rsidR="00335FA4" w:rsidRPr="00936C10">
          <w:rPr>
            <w:rFonts w:ascii="Times New Roman" w:hAnsi="Times New Roman" w:cs="Times New Roman"/>
            <w:sz w:val="24"/>
            <w:rPrChange w:id="1233" w:author="Dennis Choksi" w:date="2019-04-30T01:41:00Z">
              <w:rPr/>
            </w:rPrChange>
          </w:rPr>
          <w:t xml:space="preserve">a </w:t>
        </w:r>
        <w:r w:rsidR="001C395D" w:rsidRPr="00936C10">
          <w:rPr>
            <w:rFonts w:ascii="Times New Roman" w:hAnsi="Times New Roman" w:cs="Times New Roman"/>
            <w:sz w:val="24"/>
            <w:rPrChange w:id="1234" w:author="Dennis Choksi" w:date="2019-04-30T01:41:00Z">
              <w:rPr/>
            </w:rPrChange>
          </w:rPr>
          <w:t>relatively medium</w:t>
        </w:r>
        <w:r w:rsidR="00335FA4" w:rsidRPr="00936C10">
          <w:rPr>
            <w:rFonts w:ascii="Times New Roman" w:hAnsi="Times New Roman" w:cs="Times New Roman"/>
            <w:sz w:val="24"/>
            <w:rPrChange w:id="1235" w:author="Dennis Choksi" w:date="2019-04-30T01:41:00Z">
              <w:rPr/>
            </w:rPrChange>
          </w:rPr>
          <w:t xml:space="preserve">-sized margin for such a large </w:t>
        </w:r>
        <w:r w:rsidR="001C395D" w:rsidRPr="00936C10">
          <w:rPr>
            <w:rFonts w:ascii="Times New Roman" w:hAnsi="Times New Roman" w:cs="Times New Roman"/>
            <w:sz w:val="24"/>
            <w:rPrChange w:id="1236" w:author="Dennis Choksi" w:date="2019-04-30T01:41:00Z">
              <w:rPr/>
            </w:rPrChange>
          </w:rPr>
          <w:t>set of data</w:t>
        </w:r>
      </w:ins>
      <w:ins w:id="1237" w:author="Dennis Choksi" w:date="2019-04-30T01:41:00Z">
        <w:r w:rsidR="00936C10">
          <w:rPr>
            <w:rFonts w:ascii="Times New Roman" w:hAnsi="Times New Roman" w:cs="Times New Roman"/>
            <w:sz w:val="24"/>
          </w:rPr>
          <w:t>.</w:t>
        </w:r>
      </w:ins>
    </w:p>
    <w:p w14:paraId="30B00C86" w14:textId="77777777" w:rsidR="00D34401" w:rsidRPr="00D34401" w:rsidRDefault="00D34401" w:rsidP="00D34401"/>
    <w:sectPr w:rsidR="00D34401" w:rsidRPr="00D34401" w:rsidSect="00DD069C">
      <w:headerReference w:type="default" r:id="rId53"/>
      <w:footerReference w:type="default" r:id="rId54"/>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1E6031" w14:textId="77777777" w:rsidR="00F3470E" w:rsidRDefault="00F3470E" w:rsidP="00DD069C">
      <w:pPr>
        <w:spacing w:after="0" w:line="240" w:lineRule="auto"/>
      </w:pPr>
      <w:r>
        <w:separator/>
      </w:r>
    </w:p>
  </w:endnote>
  <w:endnote w:type="continuationSeparator" w:id="0">
    <w:p w14:paraId="53EC5CA8" w14:textId="77777777" w:rsidR="00F3470E" w:rsidRDefault="00F3470E" w:rsidP="00DD069C">
      <w:pPr>
        <w:spacing w:after="0" w:line="240" w:lineRule="auto"/>
      </w:pPr>
      <w:r>
        <w:continuationSeparator/>
      </w:r>
    </w:p>
  </w:endnote>
  <w:endnote w:type="continuationNotice" w:id="1">
    <w:p w14:paraId="26233E05" w14:textId="77777777" w:rsidR="00F3470E" w:rsidRDefault="00F347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MR10">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0315649"/>
      <w:docPartObj>
        <w:docPartGallery w:val="Page Numbers (Bottom of Page)"/>
        <w:docPartUnique/>
      </w:docPartObj>
    </w:sdtPr>
    <w:sdtEndPr/>
    <w:sdtContent>
      <w:sdt>
        <w:sdtPr>
          <w:id w:val="1728636285"/>
          <w:docPartObj>
            <w:docPartGallery w:val="Page Numbers (Top of Page)"/>
            <w:docPartUnique/>
          </w:docPartObj>
        </w:sdtPr>
        <w:sdtEndPr/>
        <w:sdtContent>
          <w:p w14:paraId="27C94D3B" w14:textId="7464FC4B" w:rsidR="007C65B7" w:rsidRDefault="007C65B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812E71">
              <w:rPr>
                <w:b/>
                <w:bCs/>
                <w:noProof/>
              </w:rPr>
              <w:t>20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12E71">
              <w:rPr>
                <w:b/>
                <w:bCs/>
                <w:noProof/>
              </w:rPr>
              <w:t>34</w:t>
            </w:r>
            <w:r>
              <w:rPr>
                <w:b/>
                <w:bCs/>
                <w:sz w:val="24"/>
                <w:szCs w:val="24"/>
              </w:rPr>
              <w:fldChar w:fldCharType="end"/>
            </w:r>
          </w:p>
        </w:sdtContent>
      </w:sdt>
    </w:sdtContent>
  </w:sdt>
  <w:p w14:paraId="6012DD22" w14:textId="77777777" w:rsidR="007C65B7" w:rsidRDefault="007C65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F292B1" w14:textId="77777777" w:rsidR="00F3470E" w:rsidRDefault="00F3470E" w:rsidP="00DD069C">
      <w:pPr>
        <w:spacing w:after="0" w:line="240" w:lineRule="auto"/>
      </w:pPr>
      <w:r>
        <w:separator/>
      </w:r>
    </w:p>
  </w:footnote>
  <w:footnote w:type="continuationSeparator" w:id="0">
    <w:p w14:paraId="305DB597" w14:textId="77777777" w:rsidR="00F3470E" w:rsidRDefault="00F3470E" w:rsidP="00DD069C">
      <w:pPr>
        <w:spacing w:after="0" w:line="240" w:lineRule="auto"/>
      </w:pPr>
      <w:r>
        <w:continuationSeparator/>
      </w:r>
    </w:p>
  </w:footnote>
  <w:footnote w:type="continuationNotice" w:id="1">
    <w:p w14:paraId="6E079115" w14:textId="77777777" w:rsidR="00F3470E" w:rsidRDefault="00F3470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803D8" w14:textId="7BEFF4B2" w:rsidR="007C65B7" w:rsidRDefault="007C65B7">
    <w:pPr>
      <w:pStyle w:val="Header"/>
    </w:pPr>
    <w:r>
      <w:t>ISEN 613</w:t>
    </w:r>
  </w:p>
  <w:p w14:paraId="770C612E" w14:textId="77777777" w:rsidR="007C65B7" w:rsidRDefault="007C65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1266D"/>
    <w:multiLevelType w:val="hybridMultilevel"/>
    <w:tmpl w:val="B0ECD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6836AB"/>
    <w:multiLevelType w:val="hybridMultilevel"/>
    <w:tmpl w:val="FE023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8732F4"/>
    <w:multiLevelType w:val="hybridMultilevel"/>
    <w:tmpl w:val="B336D718"/>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9F0F06"/>
    <w:multiLevelType w:val="hybridMultilevel"/>
    <w:tmpl w:val="B5F05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79C51F9"/>
    <w:multiLevelType w:val="hybridMultilevel"/>
    <w:tmpl w:val="EB409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0B4A23"/>
    <w:multiLevelType w:val="hybridMultilevel"/>
    <w:tmpl w:val="C630C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303DD7"/>
    <w:multiLevelType w:val="hybridMultilevel"/>
    <w:tmpl w:val="60343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3E3C07"/>
    <w:multiLevelType w:val="hybridMultilevel"/>
    <w:tmpl w:val="2252F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EEB069C"/>
    <w:multiLevelType w:val="hybridMultilevel"/>
    <w:tmpl w:val="62888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3B56EC"/>
    <w:multiLevelType w:val="hybridMultilevel"/>
    <w:tmpl w:val="DAE2C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BD7188D"/>
    <w:multiLevelType w:val="hybridMultilevel"/>
    <w:tmpl w:val="3EEE9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9319DB"/>
    <w:multiLevelType w:val="hybridMultilevel"/>
    <w:tmpl w:val="5C8E08CE"/>
    <w:lvl w:ilvl="0" w:tplc="04090001">
      <w:start w:val="1"/>
      <w:numFmt w:val="bullet"/>
      <w:lvlText w:val=""/>
      <w:lvlJc w:val="left"/>
      <w:pPr>
        <w:ind w:left="817" w:hanging="360"/>
      </w:pPr>
      <w:rPr>
        <w:rFonts w:ascii="Symbol" w:hAnsi="Symbol" w:hint="default"/>
      </w:rPr>
    </w:lvl>
    <w:lvl w:ilvl="1" w:tplc="04090003" w:tentative="1">
      <w:start w:val="1"/>
      <w:numFmt w:val="bullet"/>
      <w:lvlText w:val="o"/>
      <w:lvlJc w:val="left"/>
      <w:pPr>
        <w:ind w:left="1537" w:hanging="360"/>
      </w:pPr>
      <w:rPr>
        <w:rFonts w:ascii="Courier New" w:hAnsi="Courier New" w:cs="Courier New" w:hint="default"/>
      </w:rPr>
    </w:lvl>
    <w:lvl w:ilvl="2" w:tplc="04090005" w:tentative="1">
      <w:start w:val="1"/>
      <w:numFmt w:val="bullet"/>
      <w:lvlText w:val=""/>
      <w:lvlJc w:val="left"/>
      <w:pPr>
        <w:ind w:left="2257" w:hanging="360"/>
      </w:pPr>
      <w:rPr>
        <w:rFonts w:ascii="Wingdings" w:hAnsi="Wingdings" w:hint="default"/>
      </w:rPr>
    </w:lvl>
    <w:lvl w:ilvl="3" w:tplc="04090001" w:tentative="1">
      <w:start w:val="1"/>
      <w:numFmt w:val="bullet"/>
      <w:lvlText w:val=""/>
      <w:lvlJc w:val="left"/>
      <w:pPr>
        <w:ind w:left="2977" w:hanging="360"/>
      </w:pPr>
      <w:rPr>
        <w:rFonts w:ascii="Symbol" w:hAnsi="Symbol" w:hint="default"/>
      </w:rPr>
    </w:lvl>
    <w:lvl w:ilvl="4" w:tplc="04090003" w:tentative="1">
      <w:start w:val="1"/>
      <w:numFmt w:val="bullet"/>
      <w:lvlText w:val="o"/>
      <w:lvlJc w:val="left"/>
      <w:pPr>
        <w:ind w:left="3697" w:hanging="360"/>
      </w:pPr>
      <w:rPr>
        <w:rFonts w:ascii="Courier New" w:hAnsi="Courier New" w:cs="Courier New" w:hint="default"/>
      </w:rPr>
    </w:lvl>
    <w:lvl w:ilvl="5" w:tplc="04090005" w:tentative="1">
      <w:start w:val="1"/>
      <w:numFmt w:val="bullet"/>
      <w:lvlText w:val=""/>
      <w:lvlJc w:val="left"/>
      <w:pPr>
        <w:ind w:left="4417" w:hanging="360"/>
      </w:pPr>
      <w:rPr>
        <w:rFonts w:ascii="Wingdings" w:hAnsi="Wingdings" w:hint="default"/>
      </w:rPr>
    </w:lvl>
    <w:lvl w:ilvl="6" w:tplc="04090001" w:tentative="1">
      <w:start w:val="1"/>
      <w:numFmt w:val="bullet"/>
      <w:lvlText w:val=""/>
      <w:lvlJc w:val="left"/>
      <w:pPr>
        <w:ind w:left="5137" w:hanging="360"/>
      </w:pPr>
      <w:rPr>
        <w:rFonts w:ascii="Symbol" w:hAnsi="Symbol" w:hint="default"/>
      </w:rPr>
    </w:lvl>
    <w:lvl w:ilvl="7" w:tplc="04090003" w:tentative="1">
      <w:start w:val="1"/>
      <w:numFmt w:val="bullet"/>
      <w:lvlText w:val="o"/>
      <w:lvlJc w:val="left"/>
      <w:pPr>
        <w:ind w:left="5857" w:hanging="360"/>
      </w:pPr>
      <w:rPr>
        <w:rFonts w:ascii="Courier New" w:hAnsi="Courier New" w:cs="Courier New" w:hint="default"/>
      </w:rPr>
    </w:lvl>
    <w:lvl w:ilvl="8" w:tplc="04090005" w:tentative="1">
      <w:start w:val="1"/>
      <w:numFmt w:val="bullet"/>
      <w:lvlText w:val=""/>
      <w:lvlJc w:val="left"/>
      <w:pPr>
        <w:ind w:left="6577" w:hanging="360"/>
      </w:pPr>
      <w:rPr>
        <w:rFonts w:ascii="Wingdings" w:hAnsi="Wingdings" w:hint="default"/>
      </w:rPr>
    </w:lvl>
  </w:abstractNum>
  <w:abstractNum w:abstractNumId="12">
    <w:nsid w:val="7E2B059F"/>
    <w:multiLevelType w:val="hybridMultilevel"/>
    <w:tmpl w:val="B4DE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8"/>
  </w:num>
  <w:num w:numId="4">
    <w:abstractNumId w:val="5"/>
  </w:num>
  <w:num w:numId="5">
    <w:abstractNumId w:val="3"/>
  </w:num>
  <w:num w:numId="6">
    <w:abstractNumId w:val="10"/>
  </w:num>
  <w:num w:numId="7">
    <w:abstractNumId w:val="1"/>
  </w:num>
  <w:num w:numId="8">
    <w:abstractNumId w:val="9"/>
  </w:num>
  <w:num w:numId="9">
    <w:abstractNumId w:val="12"/>
  </w:num>
  <w:num w:numId="10">
    <w:abstractNumId w:val="0"/>
  </w:num>
  <w:num w:numId="11">
    <w:abstractNumId w:val="6"/>
  </w:num>
  <w:num w:numId="12">
    <w:abstractNumId w:val="7"/>
  </w:num>
  <w:num w:numId="13">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nnis Choksi">
    <w15:presenceInfo w15:providerId="None" w15:userId="Dennis Choksi"/>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286"/>
    <w:rsid w:val="000111BA"/>
    <w:rsid w:val="00015DCA"/>
    <w:rsid w:val="00021857"/>
    <w:rsid w:val="00025619"/>
    <w:rsid w:val="00027763"/>
    <w:rsid w:val="00036167"/>
    <w:rsid w:val="000406E6"/>
    <w:rsid w:val="00041BAA"/>
    <w:rsid w:val="00041F8E"/>
    <w:rsid w:val="00052C93"/>
    <w:rsid w:val="000564CD"/>
    <w:rsid w:val="00060281"/>
    <w:rsid w:val="00090B6C"/>
    <w:rsid w:val="00090CFA"/>
    <w:rsid w:val="000A31F8"/>
    <w:rsid w:val="000B658C"/>
    <w:rsid w:val="000C7586"/>
    <w:rsid w:val="000D0406"/>
    <w:rsid w:val="000E7176"/>
    <w:rsid w:val="00100FF4"/>
    <w:rsid w:val="001012FF"/>
    <w:rsid w:val="00104E6B"/>
    <w:rsid w:val="00122221"/>
    <w:rsid w:val="0012231B"/>
    <w:rsid w:val="0012432B"/>
    <w:rsid w:val="0014154B"/>
    <w:rsid w:val="00141833"/>
    <w:rsid w:val="001418E3"/>
    <w:rsid w:val="00142152"/>
    <w:rsid w:val="00162417"/>
    <w:rsid w:val="001639FE"/>
    <w:rsid w:val="00177258"/>
    <w:rsid w:val="00181C22"/>
    <w:rsid w:val="00183A7A"/>
    <w:rsid w:val="001924B6"/>
    <w:rsid w:val="001929FE"/>
    <w:rsid w:val="001A10D9"/>
    <w:rsid w:val="001B2CC5"/>
    <w:rsid w:val="001B576F"/>
    <w:rsid w:val="001C146C"/>
    <w:rsid w:val="001C25B2"/>
    <w:rsid w:val="001C395D"/>
    <w:rsid w:val="001E015D"/>
    <w:rsid w:val="001E60A0"/>
    <w:rsid w:val="001F1A1E"/>
    <w:rsid w:val="00203500"/>
    <w:rsid w:val="0021479F"/>
    <w:rsid w:val="00217759"/>
    <w:rsid w:val="00220118"/>
    <w:rsid w:val="0023705D"/>
    <w:rsid w:val="00242416"/>
    <w:rsid w:val="0024439E"/>
    <w:rsid w:val="00253754"/>
    <w:rsid w:val="0026362D"/>
    <w:rsid w:val="00266910"/>
    <w:rsid w:val="00273599"/>
    <w:rsid w:val="00274E6C"/>
    <w:rsid w:val="00287F02"/>
    <w:rsid w:val="0029383B"/>
    <w:rsid w:val="002A7050"/>
    <w:rsid w:val="002B298B"/>
    <w:rsid w:val="002B5C70"/>
    <w:rsid w:val="002C330B"/>
    <w:rsid w:val="002C6BC7"/>
    <w:rsid w:val="002D360F"/>
    <w:rsid w:val="002E7276"/>
    <w:rsid w:val="002F1130"/>
    <w:rsid w:val="002F4966"/>
    <w:rsid w:val="00305D9A"/>
    <w:rsid w:val="0030712D"/>
    <w:rsid w:val="003114AE"/>
    <w:rsid w:val="003160F2"/>
    <w:rsid w:val="00324A08"/>
    <w:rsid w:val="00335FA4"/>
    <w:rsid w:val="00342510"/>
    <w:rsid w:val="0035053E"/>
    <w:rsid w:val="003513E8"/>
    <w:rsid w:val="00354D06"/>
    <w:rsid w:val="00364C08"/>
    <w:rsid w:val="003651BB"/>
    <w:rsid w:val="00367FDD"/>
    <w:rsid w:val="003945BD"/>
    <w:rsid w:val="003B68CF"/>
    <w:rsid w:val="003C551F"/>
    <w:rsid w:val="003D4845"/>
    <w:rsid w:val="003D7245"/>
    <w:rsid w:val="003E05F1"/>
    <w:rsid w:val="003F3D70"/>
    <w:rsid w:val="00400EB1"/>
    <w:rsid w:val="00402AFF"/>
    <w:rsid w:val="00406DBF"/>
    <w:rsid w:val="00406E1F"/>
    <w:rsid w:val="004130FF"/>
    <w:rsid w:val="00413F17"/>
    <w:rsid w:val="00431268"/>
    <w:rsid w:val="00433B5E"/>
    <w:rsid w:val="00436089"/>
    <w:rsid w:val="004423AA"/>
    <w:rsid w:val="00443F14"/>
    <w:rsid w:val="00450A58"/>
    <w:rsid w:val="00455CF8"/>
    <w:rsid w:val="00461C50"/>
    <w:rsid w:val="004633CE"/>
    <w:rsid w:val="00463ABD"/>
    <w:rsid w:val="0046455F"/>
    <w:rsid w:val="004676AB"/>
    <w:rsid w:val="004737A2"/>
    <w:rsid w:val="00494D20"/>
    <w:rsid w:val="004A7F94"/>
    <w:rsid w:val="004B646B"/>
    <w:rsid w:val="004C177B"/>
    <w:rsid w:val="004C4706"/>
    <w:rsid w:val="004C6717"/>
    <w:rsid w:val="004E4FE7"/>
    <w:rsid w:val="004F0389"/>
    <w:rsid w:val="004F6A3A"/>
    <w:rsid w:val="00506A2F"/>
    <w:rsid w:val="0051352D"/>
    <w:rsid w:val="00515783"/>
    <w:rsid w:val="00515BC7"/>
    <w:rsid w:val="00521720"/>
    <w:rsid w:val="0052315F"/>
    <w:rsid w:val="005231E8"/>
    <w:rsid w:val="00542BFB"/>
    <w:rsid w:val="00555F69"/>
    <w:rsid w:val="00556159"/>
    <w:rsid w:val="005661B0"/>
    <w:rsid w:val="005668CA"/>
    <w:rsid w:val="00573CAD"/>
    <w:rsid w:val="00584663"/>
    <w:rsid w:val="00593FE5"/>
    <w:rsid w:val="005A50BB"/>
    <w:rsid w:val="005A6E41"/>
    <w:rsid w:val="005A7C46"/>
    <w:rsid w:val="005B023C"/>
    <w:rsid w:val="005B165A"/>
    <w:rsid w:val="005B29DE"/>
    <w:rsid w:val="005C7A63"/>
    <w:rsid w:val="005D416F"/>
    <w:rsid w:val="005D6195"/>
    <w:rsid w:val="005E0D0C"/>
    <w:rsid w:val="005E2BA2"/>
    <w:rsid w:val="005E736C"/>
    <w:rsid w:val="00603132"/>
    <w:rsid w:val="00604595"/>
    <w:rsid w:val="006118BB"/>
    <w:rsid w:val="006129B4"/>
    <w:rsid w:val="00617942"/>
    <w:rsid w:val="00637C5E"/>
    <w:rsid w:val="00637ECD"/>
    <w:rsid w:val="00650346"/>
    <w:rsid w:val="00650E6E"/>
    <w:rsid w:val="00651032"/>
    <w:rsid w:val="00660022"/>
    <w:rsid w:val="00661994"/>
    <w:rsid w:val="00664933"/>
    <w:rsid w:val="00674FCE"/>
    <w:rsid w:val="00680642"/>
    <w:rsid w:val="00683F16"/>
    <w:rsid w:val="006855C0"/>
    <w:rsid w:val="0069501D"/>
    <w:rsid w:val="00695A55"/>
    <w:rsid w:val="006A11CC"/>
    <w:rsid w:val="006A2078"/>
    <w:rsid w:val="006A33B0"/>
    <w:rsid w:val="006B736D"/>
    <w:rsid w:val="006C034E"/>
    <w:rsid w:val="006C612C"/>
    <w:rsid w:val="006D04F7"/>
    <w:rsid w:val="00702CEC"/>
    <w:rsid w:val="00706EFB"/>
    <w:rsid w:val="00714363"/>
    <w:rsid w:val="00716E0D"/>
    <w:rsid w:val="00720684"/>
    <w:rsid w:val="00723985"/>
    <w:rsid w:val="00740093"/>
    <w:rsid w:val="00743E58"/>
    <w:rsid w:val="007472A7"/>
    <w:rsid w:val="00751E95"/>
    <w:rsid w:val="007526D9"/>
    <w:rsid w:val="00753AA2"/>
    <w:rsid w:val="0076307B"/>
    <w:rsid w:val="007670FF"/>
    <w:rsid w:val="00770A5A"/>
    <w:rsid w:val="0077463B"/>
    <w:rsid w:val="00781DC3"/>
    <w:rsid w:val="007876E3"/>
    <w:rsid w:val="0079019C"/>
    <w:rsid w:val="00796CF2"/>
    <w:rsid w:val="007A1467"/>
    <w:rsid w:val="007A424D"/>
    <w:rsid w:val="007A598C"/>
    <w:rsid w:val="007B4C51"/>
    <w:rsid w:val="007C65B7"/>
    <w:rsid w:val="007E73E5"/>
    <w:rsid w:val="00801AE2"/>
    <w:rsid w:val="00801BBB"/>
    <w:rsid w:val="0080309D"/>
    <w:rsid w:val="0080664D"/>
    <w:rsid w:val="008077D0"/>
    <w:rsid w:val="0081027A"/>
    <w:rsid w:val="00812E71"/>
    <w:rsid w:val="00817F54"/>
    <w:rsid w:val="0082024B"/>
    <w:rsid w:val="00831CD5"/>
    <w:rsid w:val="00836EC8"/>
    <w:rsid w:val="008424C2"/>
    <w:rsid w:val="00844F6C"/>
    <w:rsid w:val="00847953"/>
    <w:rsid w:val="00847A7B"/>
    <w:rsid w:val="008528C9"/>
    <w:rsid w:val="008547DA"/>
    <w:rsid w:val="0086133E"/>
    <w:rsid w:val="00864042"/>
    <w:rsid w:val="00866C9F"/>
    <w:rsid w:val="00872446"/>
    <w:rsid w:val="008815D6"/>
    <w:rsid w:val="008A2B95"/>
    <w:rsid w:val="008B6A80"/>
    <w:rsid w:val="008C70AF"/>
    <w:rsid w:val="008D1B4A"/>
    <w:rsid w:val="008D614A"/>
    <w:rsid w:val="008D6AD9"/>
    <w:rsid w:val="008E4CA8"/>
    <w:rsid w:val="008F2851"/>
    <w:rsid w:val="00902A32"/>
    <w:rsid w:val="00905DF4"/>
    <w:rsid w:val="009148B5"/>
    <w:rsid w:val="00920B34"/>
    <w:rsid w:val="0093291F"/>
    <w:rsid w:val="00935F6C"/>
    <w:rsid w:val="00936C10"/>
    <w:rsid w:val="0094395A"/>
    <w:rsid w:val="009447E8"/>
    <w:rsid w:val="00944B51"/>
    <w:rsid w:val="009460A5"/>
    <w:rsid w:val="0096222C"/>
    <w:rsid w:val="009654AB"/>
    <w:rsid w:val="00975F08"/>
    <w:rsid w:val="009768FE"/>
    <w:rsid w:val="00981F90"/>
    <w:rsid w:val="009846D8"/>
    <w:rsid w:val="009904FA"/>
    <w:rsid w:val="009A66F0"/>
    <w:rsid w:val="009A73CD"/>
    <w:rsid w:val="009B1A83"/>
    <w:rsid w:val="009B7239"/>
    <w:rsid w:val="009C079F"/>
    <w:rsid w:val="009C1EAF"/>
    <w:rsid w:val="009C2221"/>
    <w:rsid w:val="009C244B"/>
    <w:rsid w:val="009D6792"/>
    <w:rsid w:val="009E77D9"/>
    <w:rsid w:val="009F15AD"/>
    <w:rsid w:val="00A00C3C"/>
    <w:rsid w:val="00A06394"/>
    <w:rsid w:val="00A1168C"/>
    <w:rsid w:val="00A1317A"/>
    <w:rsid w:val="00A13E3D"/>
    <w:rsid w:val="00A17451"/>
    <w:rsid w:val="00A21454"/>
    <w:rsid w:val="00A22EFD"/>
    <w:rsid w:val="00A26CF2"/>
    <w:rsid w:val="00A3785B"/>
    <w:rsid w:val="00A40D31"/>
    <w:rsid w:val="00A4430B"/>
    <w:rsid w:val="00A518B9"/>
    <w:rsid w:val="00A51B22"/>
    <w:rsid w:val="00A52B69"/>
    <w:rsid w:val="00A52B8B"/>
    <w:rsid w:val="00A6415D"/>
    <w:rsid w:val="00A647CB"/>
    <w:rsid w:val="00A746F3"/>
    <w:rsid w:val="00A8006B"/>
    <w:rsid w:val="00A81A82"/>
    <w:rsid w:val="00A84F57"/>
    <w:rsid w:val="00AB47DB"/>
    <w:rsid w:val="00AC43DF"/>
    <w:rsid w:val="00AF0AB8"/>
    <w:rsid w:val="00B21966"/>
    <w:rsid w:val="00B266B7"/>
    <w:rsid w:val="00B31CB2"/>
    <w:rsid w:val="00B57A1E"/>
    <w:rsid w:val="00B625C1"/>
    <w:rsid w:val="00B652F9"/>
    <w:rsid w:val="00B65B5A"/>
    <w:rsid w:val="00B65D6F"/>
    <w:rsid w:val="00B82564"/>
    <w:rsid w:val="00B8466A"/>
    <w:rsid w:val="00B924E3"/>
    <w:rsid w:val="00B950B2"/>
    <w:rsid w:val="00B970A2"/>
    <w:rsid w:val="00BA169C"/>
    <w:rsid w:val="00BA2DBB"/>
    <w:rsid w:val="00BB4C35"/>
    <w:rsid w:val="00BB4D74"/>
    <w:rsid w:val="00BB683E"/>
    <w:rsid w:val="00BD599F"/>
    <w:rsid w:val="00BD5AA0"/>
    <w:rsid w:val="00BE743C"/>
    <w:rsid w:val="00BE7CDB"/>
    <w:rsid w:val="00C02EAB"/>
    <w:rsid w:val="00C0308F"/>
    <w:rsid w:val="00C21C12"/>
    <w:rsid w:val="00C22015"/>
    <w:rsid w:val="00C24E0C"/>
    <w:rsid w:val="00C25D28"/>
    <w:rsid w:val="00C3079C"/>
    <w:rsid w:val="00C31C8D"/>
    <w:rsid w:val="00C35FB9"/>
    <w:rsid w:val="00C402F9"/>
    <w:rsid w:val="00C40D34"/>
    <w:rsid w:val="00C51A14"/>
    <w:rsid w:val="00C565B8"/>
    <w:rsid w:val="00C5737A"/>
    <w:rsid w:val="00C57F04"/>
    <w:rsid w:val="00C700E8"/>
    <w:rsid w:val="00C73AE0"/>
    <w:rsid w:val="00C7549F"/>
    <w:rsid w:val="00C75F3D"/>
    <w:rsid w:val="00C861D3"/>
    <w:rsid w:val="00CA509C"/>
    <w:rsid w:val="00CB73F8"/>
    <w:rsid w:val="00CB77DE"/>
    <w:rsid w:val="00CC10A3"/>
    <w:rsid w:val="00CC26F8"/>
    <w:rsid w:val="00CC669E"/>
    <w:rsid w:val="00CD0B7B"/>
    <w:rsid w:val="00CD6CAC"/>
    <w:rsid w:val="00CE4845"/>
    <w:rsid w:val="00CF06C9"/>
    <w:rsid w:val="00CF54A2"/>
    <w:rsid w:val="00CF56E2"/>
    <w:rsid w:val="00D001FA"/>
    <w:rsid w:val="00D029D9"/>
    <w:rsid w:val="00D05BCB"/>
    <w:rsid w:val="00D13ED3"/>
    <w:rsid w:val="00D15A87"/>
    <w:rsid w:val="00D22AC4"/>
    <w:rsid w:val="00D26C80"/>
    <w:rsid w:val="00D34401"/>
    <w:rsid w:val="00D34DBE"/>
    <w:rsid w:val="00D37B93"/>
    <w:rsid w:val="00D40436"/>
    <w:rsid w:val="00D406DC"/>
    <w:rsid w:val="00D52B62"/>
    <w:rsid w:val="00D54B97"/>
    <w:rsid w:val="00D652F7"/>
    <w:rsid w:val="00D8328F"/>
    <w:rsid w:val="00D95BAC"/>
    <w:rsid w:val="00DA4525"/>
    <w:rsid w:val="00DB6CC0"/>
    <w:rsid w:val="00DD03B3"/>
    <w:rsid w:val="00DD069C"/>
    <w:rsid w:val="00DD7EBC"/>
    <w:rsid w:val="00DE4933"/>
    <w:rsid w:val="00DE6B7D"/>
    <w:rsid w:val="00DF22AC"/>
    <w:rsid w:val="00E04C0E"/>
    <w:rsid w:val="00E05E28"/>
    <w:rsid w:val="00E06140"/>
    <w:rsid w:val="00E06AB8"/>
    <w:rsid w:val="00E32AE8"/>
    <w:rsid w:val="00E41140"/>
    <w:rsid w:val="00E50CE6"/>
    <w:rsid w:val="00E57A9D"/>
    <w:rsid w:val="00E60643"/>
    <w:rsid w:val="00E647A5"/>
    <w:rsid w:val="00E6558D"/>
    <w:rsid w:val="00E83AFC"/>
    <w:rsid w:val="00E847DC"/>
    <w:rsid w:val="00E95687"/>
    <w:rsid w:val="00E971B5"/>
    <w:rsid w:val="00EB3234"/>
    <w:rsid w:val="00EB62C4"/>
    <w:rsid w:val="00EC235B"/>
    <w:rsid w:val="00EC411A"/>
    <w:rsid w:val="00ED15FD"/>
    <w:rsid w:val="00EE024B"/>
    <w:rsid w:val="00EE03D3"/>
    <w:rsid w:val="00EE1D3F"/>
    <w:rsid w:val="00EE72B0"/>
    <w:rsid w:val="00EF2622"/>
    <w:rsid w:val="00EF7049"/>
    <w:rsid w:val="00F0216C"/>
    <w:rsid w:val="00F17DBB"/>
    <w:rsid w:val="00F22BF1"/>
    <w:rsid w:val="00F3470E"/>
    <w:rsid w:val="00F36AF5"/>
    <w:rsid w:val="00F53AFC"/>
    <w:rsid w:val="00F6328A"/>
    <w:rsid w:val="00F63B11"/>
    <w:rsid w:val="00F65A2E"/>
    <w:rsid w:val="00F66835"/>
    <w:rsid w:val="00F66F7D"/>
    <w:rsid w:val="00F80228"/>
    <w:rsid w:val="00F844FA"/>
    <w:rsid w:val="00F8691C"/>
    <w:rsid w:val="00F900F4"/>
    <w:rsid w:val="00F926C1"/>
    <w:rsid w:val="00F92727"/>
    <w:rsid w:val="00FA0668"/>
    <w:rsid w:val="00FA6AF2"/>
    <w:rsid w:val="00FB144E"/>
    <w:rsid w:val="00FB5286"/>
    <w:rsid w:val="00FC1CA4"/>
    <w:rsid w:val="00FC452A"/>
    <w:rsid w:val="00FC78DC"/>
    <w:rsid w:val="00FE50A3"/>
    <w:rsid w:val="00FE6547"/>
    <w:rsid w:val="00FE70E3"/>
    <w:rsid w:val="00FE7B02"/>
    <w:rsid w:val="00FF4550"/>
    <w:rsid w:val="1B23E112"/>
    <w:rsid w:val="56D663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A94A2"/>
  <w15:chartTrackingRefBased/>
  <w15:docId w15:val="{E37C5070-7CBF-49BC-8FA1-5620B0AFC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D04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35F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B5286"/>
    <w:pPr>
      <w:spacing w:after="0" w:line="240" w:lineRule="auto"/>
    </w:pPr>
    <w:rPr>
      <w:rFonts w:eastAsiaTheme="minorEastAsia"/>
    </w:rPr>
  </w:style>
  <w:style w:type="character" w:customStyle="1" w:styleId="NoSpacingChar">
    <w:name w:val="No Spacing Char"/>
    <w:basedOn w:val="DefaultParagraphFont"/>
    <w:link w:val="NoSpacing"/>
    <w:uiPriority w:val="1"/>
    <w:rsid w:val="00FB5286"/>
    <w:rPr>
      <w:rFonts w:eastAsiaTheme="minorEastAsia"/>
    </w:rPr>
  </w:style>
  <w:style w:type="paragraph" w:styleId="IntenseQuote">
    <w:name w:val="Intense Quote"/>
    <w:basedOn w:val="Normal"/>
    <w:next w:val="Normal"/>
    <w:link w:val="IntenseQuoteChar"/>
    <w:uiPriority w:val="30"/>
    <w:qFormat/>
    <w:rsid w:val="00354D0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54D06"/>
    <w:rPr>
      <w:i/>
      <w:iCs/>
      <w:color w:val="5B9BD5" w:themeColor="accent1"/>
    </w:rPr>
  </w:style>
  <w:style w:type="character" w:customStyle="1" w:styleId="Heading1Char">
    <w:name w:val="Heading 1 Char"/>
    <w:basedOn w:val="DefaultParagraphFont"/>
    <w:link w:val="Heading1"/>
    <w:uiPriority w:val="9"/>
    <w:rsid w:val="000D040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0361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036167"/>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BE7CD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35F6C"/>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021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216C"/>
    <w:rPr>
      <w:rFonts w:ascii="Segoe UI" w:hAnsi="Segoe UI" w:cs="Segoe UI"/>
      <w:sz w:val="18"/>
      <w:szCs w:val="18"/>
    </w:rPr>
  </w:style>
  <w:style w:type="paragraph" w:styleId="ListParagraph">
    <w:name w:val="List Paragraph"/>
    <w:basedOn w:val="Normal"/>
    <w:uiPriority w:val="34"/>
    <w:qFormat/>
    <w:rsid w:val="006118BB"/>
    <w:pPr>
      <w:ind w:left="720"/>
      <w:contextualSpacing/>
    </w:pPr>
  </w:style>
  <w:style w:type="character" w:customStyle="1" w:styleId="VerbatimChar">
    <w:name w:val="Verbatim Char"/>
    <w:basedOn w:val="DefaultParagraphFont"/>
    <w:link w:val="SourceCode"/>
    <w:rsid w:val="00367FDD"/>
    <w:rPr>
      <w:rFonts w:ascii="Consolas" w:hAnsi="Consolas"/>
      <w:shd w:val="clear" w:color="auto" w:fill="F8F8F8"/>
    </w:rPr>
  </w:style>
  <w:style w:type="paragraph" w:customStyle="1" w:styleId="SourceCode">
    <w:name w:val="Source Code"/>
    <w:basedOn w:val="Normal"/>
    <w:link w:val="VerbatimChar"/>
    <w:rsid w:val="00367FDD"/>
    <w:pPr>
      <w:shd w:val="clear" w:color="auto" w:fill="F8F8F8"/>
      <w:wordWrap w:val="0"/>
      <w:spacing w:after="200" w:line="240" w:lineRule="auto"/>
    </w:pPr>
    <w:rPr>
      <w:rFonts w:ascii="Consolas" w:hAnsi="Consolas"/>
    </w:rPr>
  </w:style>
  <w:style w:type="character" w:customStyle="1" w:styleId="KeywordTok">
    <w:name w:val="KeywordTok"/>
    <w:basedOn w:val="VerbatimChar"/>
    <w:rsid w:val="00367FDD"/>
    <w:rPr>
      <w:rFonts w:ascii="Consolas" w:hAnsi="Consolas"/>
      <w:b/>
      <w:color w:val="204A87"/>
      <w:shd w:val="clear" w:color="auto" w:fill="F8F8F8"/>
    </w:rPr>
  </w:style>
  <w:style w:type="character" w:customStyle="1" w:styleId="DataTypeTok">
    <w:name w:val="DataTypeTok"/>
    <w:basedOn w:val="VerbatimChar"/>
    <w:rsid w:val="00367FDD"/>
    <w:rPr>
      <w:rFonts w:ascii="Consolas" w:hAnsi="Consolas"/>
      <w:color w:val="204A87"/>
      <w:shd w:val="clear" w:color="auto" w:fill="F8F8F8"/>
    </w:rPr>
  </w:style>
  <w:style w:type="character" w:customStyle="1" w:styleId="DecValTok">
    <w:name w:val="DecValTok"/>
    <w:basedOn w:val="VerbatimChar"/>
    <w:rsid w:val="00367FDD"/>
    <w:rPr>
      <w:rFonts w:ascii="Consolas" w:hAnsi="Consolas"/>
      <w:color w:val="0000CF"/>
      <w:shd w:val="clear" w:color="auto" w:fill="F8F8F8"/>
    </w:rPr>
  </w:style>
  <w:style w:type="character" w:customStyle="1" w:styleId="CommentTok">
    <w:name w:val="CommentTok"/>
    <w:basedOn w:val="VerbatimChar"/>
    <w:rsid w:val="00367FDD"/>
    <w:rPr>
      <w:rFonts w:ascii="Consolas" w:hAnsi="Consolas"/>
      <w:i/>
      <w:color w:val="8F5902"/>
      <w:shd w:val="clear" w:color="auto" w:fill="F8F8F8"/>
    </w:rPr>
  </w:style>
  <w:style w:type="character" w:customStyle="1" w:styleId="OperatorTok">
    <w:name w:val="OperatorTok"/>
    <w:basedOn w:val="VerbatimChar"/>
    <w:rsid w:val="00367FDD"/>
    <w:rPr>
      <w:rFonts w:ascii="Consolas" w:hAnsi="Consolas"/>
      <w:b/>
      <w:color w:val="CE5C00"/>
      <w:shd w:val="clear" w:color="auto" w:fill="F8F8F8"/>
    </w:rPr>
  </w:style>
  <w:style w:type="character" w:customStyle="1" w:styleId="NormalTok">
    <w:name w:val="NormalTok"/>
    <w:basedOn w:val="VerbatimChar"/>
    <w:rsid w:val="00367FDD"/>
    <w:rPr>
      <w:rFonts w:ascii="Consolas" w:hAnsi="Consolas"/>
      <w:shd w:val="clear" w:color="auto" w:fill="F8F8F8"/>
    </w:rPr>
  </w:style>
  <w:style w:type="character" w:customStyle="1" w:styleId="StringTok">
    <w:name w:val="StringTok"/>
    <w:basedOn w:val="VerbatimChar"/>
    <w:rsid w:val="00B65D6F"/>
    <w:rPr>
      <w:rFonts w:ascii="Consolas" w:hAnsi="Consolas"/>
      <w:color w:val="4E9A06"/>
      <w:shd w:val="clear" w:color="auto" w:fill="F8F8F8"/>
    </w:rPr>
  </w:style>
  <w:style w:type="character" w:customStyle="1" w:styleId="FloatTok">
    <w:name w:val="FloatTok"/>
    <w:basedOn w:val="VerbatimChar"/>
    <w:rsid w:val="00EE1D3F"/>
    <w:rPr>
      <w:rFonts w:ascii="Consolas" w:hAnsi="Consolas"/>
      <w:color w:val="0000CF"/>
      <w:shd w:val="clear" w:color="auto" w:fill="F8F8F8"/>
    </w:rPr>
  </w:style>
  <w:style w:type="character" w:customStyle="1" w:styleId="CharTok">
    <w:name w:val="CharTok"/>
    <w:basedOn w:val="VerbatimChar"/>
    <w:rsid w:val="00EE1D3F"/>
    <w:rPr>
      <w:rFonts w:ascii="Consolas" w:hAnsi="Consolas"/>
      <w:color w:val="4E9A06"/>
      <w:shd w:val="clear" w:color="auto" w:fill="F8F8F8"/>
    </w:rPr>
  </w:style>
  <w:style w:type="paragraph" w:styleId="Header">
    <w:name w:val="header"/>
    <w:basedOn w:val="Normal"/>
    <w:link w:val="HeaderChar"/>
    <w:uiPriority w:val="99"/>
    <w:unhideWhenUsed/>
    <w:rsid w:val="00DD0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69C"/>
  </w:style>
  <w:style w:type="paragraph" w:styleId="Footer">
    <w:name w:val="footer"/>
    <w:basedOn w:val="Normal"/>
    <w:link w:val="FooterChar"/>
    <w:uiPriority w:val="99"/>
    <w:unhideWhenUsed/>
    <w:rsid w:val="00DD0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69C"/>
  </w:style>
  <w:style w:type="paragraph" w:styleId="Title">
    <w:name w:val="Title"/>
    <w:basedOn w:val="Normal"/>
    <w:next w:val="Normal"/>
    <w:link w:val="TitleChar"/>
    <w:uiPriority w:val="10"/>
    <w:qFormat/>
    <w:rsid w:val="00DD06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06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06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D069C"/>
    <w:rPr>
      <w:rFonts w:eastAsiaTheme="minorEastAsia"/>
      <w:color w:val="5A5A5A" w:themeColor="text1" w:themeTint="A5"/>
      <w:spacing w:val="15"/>
    </w:rPr>
  </w:style>
  <w:style w:type="paragraph" w:customStyle="1" w:styleId="FirstParagraph">
    <w:name w:val="First Paragraph"/>
    <w:basedOn w:val="BodyText"/>
    <w:next w:val="BodyText"/>
    <w:qFormat/>
    <w:rsid w:val="00770A5A"/>
    <w:pPr>
      <w:spacing w:before="180" w:after="180" w:line="240" w:lineRule="auto"/>
    </w:pPr>
    <w:rPr>
      <w:sz w:val="24"/>
      <w:szCs w:val="24"/>
    </w:rPr>
  </w:style>
  <w:style w:type="paragraph" w:styleId="BodyText">
    <w:name w:val="Body Text"/>
    <w:basedOn w:val="Normal"/>
    <w:link w:val="BodyTextChar"/>
    <w:uiPriority w:val="99"/>
    <w:semiHidden/>
    <w:unhideWhenUsed/>
    <w:rsid w:val="00770A5A"/>
    <w:pPr>
      <w:spacing w:after="120"/>
    </w:pPr>
  </w:style>
  <w:style w:type="character" w:customStyle="1" w:styleId="BodyTextChar">
    <w:name w:val="Body Text Char"/>
    <w:basedOn w:val="DefaultParagraphFont"/>
    <w:link w:val="BodyText"/>
    <w:uiPriority w:val="99"/>
    <w:semiHidden/>
    <w:rsid w:val="00770A5A"/>
  </w:style>
  <w:style w:type="character" w:styleId="Hyperlink">
    <w:name w:val="Hyperlink"/>
    <w:basedOn w:val="DefaultParagraphFont"/>
    <w:uiPriority w:val="99"/>
    <w:unhideWhenUsed/>
    <w:rsid w:val="005B29DE"/>
    <w:rPr>
      <w:color w:val="0563C1" w:themeColor="hyperlink"/>
      <w:u w:val="single"/>
    </w:rPr>
  </w:style>
  <w:style w:type="character" w:customStyle="1" w:styleId="UnresolvedMention">
    <w:name w:val="Unresolved Mention"/>
    <w:basedOn w:val="DefaultParagraphFont"/>
    <w:uiPriority w:val="99"/>
    <w:semiHidden/>
    <w:unhideWhenUsed/>
    <w:rsid w:val="005B29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620154">
      <w:bodyDiv w:val="1"/>
      <w:marLeft w:val="0"/>
      <w:marRight w:val="0"/>
      <w:marTop w:val="0"/>
      <w:marBottom w:val="0"/>
      <w:divBdr>
        <w:top w:val="none" w:sz="0" w:space="0" w:color="auto"/>
        <w:left w:val="none" w:sz="0" w:space="0" w:color="auto"/>
        <w:bottom w:val="none" w:sz="0" w:space="0" w:color="auto"/>
        <w:right w:val="none" w:sz="0" w:space="0" w:color="auto"/>
      </w:divBdr>
    </w:div>
    <w:div w:id="224028126">
      <w:bodyDiv w:val="1"/>
      <w:marLeft w:val="0"/>
      <w:marRight w:val="0"/>
      <w:marTop w:val="0"/>
      <w:marBottom w:val="0"/>
      <w:divBdr>
        <w:top w:val="none" w:sz="0" w:space="0" w:color="auto"/>
        <w:left w:val="none" w:sz="0" w:space="0" w:color="auto"/>
        <w:bottom w:val="none" w:sz="0" w:space="0" w:color="auto"/>
        <w:right w:val="none" w:sz="0" w:space="0" w:color="auto"/>
      </w:divBdr>
    </w:div>
    <w:div w:id="379745820">
      <w:bodyDiv w:val="1"/>
      <w:marLeft w:val="0"/>
      <w:marRight w:val="0"/>
      <w:marTop w:val="0"/>
      <w:marBottom w:val="0"/>
      <w:divBdr>
        <w:top w:val="none" w:sz="0" w:space="0" w:color="auto"/>
        <w:left w:val="none" w:sz="0" w:space="0" w:color="auto"/>
        <w:bottom w:val="none" w:sz="0" w:space="0" w:color="auto"/>
        <w:right w:val="none" w:sz="0" w:space="0" w:color="auto"/>
      </w:divBdr>
    </w:div>
    <w:div w:id="432630837">
      <w:bodyDiv w:val="1"/>
      <w:marLeft w:val="0"/>
      <w:marRight w:val="0"/>
      <w:marTop w:val="0"/>
      <w:marBottom w:val="0"/>
      <w:divBdr>
        <w:top w:val="none" w:sz="0" w:space="0" w:color="auto"/>
        <w:left w:val="none" w:sz="0" w:space="0" w:color="auto"/>
        <w:bottom w:val="none" w:sz="0" w:space="0" w:color="auto"/>
        <w:right w:val="none" w:sz="0" w:space="0" w:color="auto"/>
      </w:divBdr>
    </w:div>
    <w:div w:id="511526659">
      <w:bodyDiv w:val="1"/>
      <w:marLeft w:val="0"/>
      <w:marRight w:val="0"/>
      <w:marTop w:val="0"/>
      <w:marBottom w:val="0"/>
      <w:divBdr>
        <w:top w:val="none" w:sz="0" w:space="0" w:color="auto"/>
        <w:left w:val="none" w:sz="0" w:space="0" w:color="auto"/>
        <w:bottom w:val="none" w:sz="0" w:space="0" w:color="auto"/>
        <w:right w:val="none" w:sz="0" w:space="0" w:color="auto"/>
      </w:divBdr>
    </w:div>
    <w:div w:id="575827022">
      <w:bodyDiv w:val="1"/>
      <w:marLeft w:val="0"/>
      <w:marRight w:val="0"/>
      <w:marTop w:val="0"/>
      <w:marBottom w:val="0"/>
      <w:divBdr>
        <w:top w:val="none" w:sz="0" w:space="0" w:color="auto"/>
        <w:left w:val="none" w:sz="0" w:space="0" w:color="auto"/>
        <w:bottom w:val="none" w:sz="0" w:space="0" w:color="auto"/>
        <w:right w:val="none" w:sz="0" w:space="0" w:color="auto"/>
      </w:divBdr>
    </w:div>
    <w:div w:id="784933549">
      <w:bodyDiv w:val="1"/>
      <w:marLeft w:val="0"/>
      <w:marRight w:val="0"/>
      <w:marTop w:val="0"/>
      <w:marBottom w:val="0"/>
      <w:divBdr>
        <w:top w:val="none" w:sz="0" w:space="0" w:color="auto"/>
        <w:left w:val="none" w:sz="0" w:space="0" w:color="auto"/>
        <w:bottom w:val="none" w:sz="0" w:space="0" w:color="auto"/>
        <w:right w:val="none" w:sz="0" w:space="0" w:color="auto"/>
      </w:divBdr>
    </w:div>
    <w:div w:id="939945018">
      <w:bodyDiv w:val="1"/>
      <w:marLeft w:val="0"/>
      <w:marRight w:val="0"/>
      <w:marTop w:val="0"/>
      <w:marBottom w:val="0"/>
      <w:divBdr>
        <w:top w:val="none" w:sz="0" w:space="0" w:color="auto"/>
        <w:left w:val="none" w:sz="0" w:space="0" w:color="auto"/>
        <w:bottom w:val="none" w:sz="0" w:space="0" w:color="auto"/>
        <w:right w:val="none" w:sz="0" w:space="0" w:color="auto"/>
      </w:divBdr>
    </w:div>
    <w:div w:id="1038360404">
      <w:bodyDiv w:val="1"/>
      <w:marLeft w:val="0"/>
      <w:marRight w:val="0"/>
      <w:marTop w:val="0"/>
      <w:marBottom w:val="0"/>
      <w:divBdr>
        <w:top w:val="none" w:sz="0" w:space="0" w:color="auto"/>
        <w:left w:val="none" w:sz="0" w:space="0" w:color="auto"/>
        <w:bottom w:val="none" w:sz="0" w:space="0" w:color="auto"/>
        <w:right w:val="none" w:sz="0" w:space="0" w:color="auto"/>
      </w:divBdr>
    </w:div>
    <w:div w:id="1042097097">
      <w:bodyDiv w:val="1"/>
      <w:marLeft w:val="0"/>
      <w:marRight w:val="0"/>
      <w:marTop w:val="0"/>
      <w:marBottom w:val="0"/>
      <w:divBdr>
        <w:top w:val="none" w:sz="0" w:space="0" w:color="auto"/>
        <w:left w:val="none" w:sz="0" w:space="0" w:color="auto"/>
        <w:bottom w:val="none" w:sz="0" w:space="0" w:color="auto"/>
        <w:right w:val="none" w:sz="0" w:space="0" w:color="auto"/>
      </w:divBdr>
    </w:div>
    <w:div w:id="1361123970">
      <w:bodyDiv w:val="1"/>
      <w:marLeft w:val="0"/>
      <w:marRight w:val="0"/>
      <w:marTop w:val="0"/>
      <w:marBottom w:val="0"/>
      <w:divBdr>
        <w:top w:val="none" w:sz="0" w:space="0" w:color="auto"/>
        <w:left w:val="none" w:sz="0" w:space="0" w:color="auto"/>
        <w:bottom w:val="none" w:sz="0" w:space="0" w:color="auto"/>
        <w:right w:val="none" w:sz="0" w:space="0" w:color="auto"/>
      </w:divBdr>
    </w:div>
    <w:div w:id="1411611951">
      <w:bodyDiv w:val="1"/>
      <w:marLeft w:val="0"/>
      <w:marRight w:val="0"/>
      <w:marTop w:val="0"/>
      <w:marBottom w:val="0"/>
      <w:divBdr>
        <w:top w:val="none" w:sz="0" w:space="0" w:color="auto"/>
        <w:left w:val="none" w:sz="0" w:space="0" w:color="auto"/>
        <w:bottom w:val="none" w:sz="0" w:space="0" w:color="auto"/>
        <w:right w:val="none" w:sz="0" w:space="0" w:color="auto"/>
      </w:divBdr>
    </w:div>
    <w:div w:id="1468427156">
      <w:bodyDiv w:val="1"/>
      <w:marLeft w:val="0"/>
      <w:marRight w:val="0"/>
      <w:marTop w:val="0"/>
      <w:marBottom w:val="0"/>
      <w:divBdr>
        <w:top w:val="none" w:sz="0" w:space="0" w:color="auto"/>
        <w:left w:val="none" w:sz="0" w:space="0" w:color="auto"/>
        <w:bottom w:val="none" w:sz="0" w:space="0" w:color="auto"/>
        <w:right w:val="none" w:sz="0" w:space="0" w:color="auto"/>
      </w:divBdr>
    </w:div>
    <w:div w:id="1803888261">
      <w:bodyDiv w:val="1"/>
      <w:marLeft w:val="0"/>
      <w:marRight w:val="0"/>
      <w:marTop w:val="0"/>
      <w:marBottom w:val="0"/>
      <w:divBdr>
        <w:top w:val="none" w:sz="0" w:space="0" w:color="auto"/>
        <w:left w:val="none" w:sz="0" w:space="0" w:color="auto"/>
        <w:bottom w:val="none" w:sz="0" w:space="0" w:color="auto"/>
        <w:right w:val="none" w:sz="0" w:space="0" w:color="auto"/>
      </w:divBdr>
    </w:div>
    <w:div w:id="2077899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B5D92-1ED0-4543-9818-2DE376B81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34</Pages>
  <Words>5683</Words>
  <Characters>32394</Characters>
  <Application>Microsoft Office Word</Application>
  <DocSecurity>0</DocSecurity>
  <Lines>269</Lines>
  <Paragraphs>76</Paragraphs>
  <ScaleCrop>false</ScaleCrop>
  <HeadingPairs>
    <vt:vector size="2" baseType="variant">
      <vt:variant>
        <vt:lpstr>Title</vt:lpstr>
      </vt:variant>
      <vt:variant>
        <vt:i4>1</vt:i4>
      </vt:variant>
    </vt:vector>
  </HeadingPairs>
  <TitlesOfParts>
    <vt:vector size="1" baseType="lpstr">
      <vt:lpstr/>
    </vt:vector>
  </TitlesOfParts>
  <Company>TAMU.EDU</Company>
  <LinksUpToDate>false</LinksUpToDate>
  <CharactersWithSpaces>38001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Satapathy, Anurag</dc:creator>
  <cp:keywords/>
  <dc:description/>
  <cp:lastModifiedBy>Windows User</cp:lastModifiedBy>
  <cp:revision>101</cp:revision>
  <dcterms:created xsi:type="dcterms:W3CDTF">2019-04-29T20:08:00Z</dcterms:created>
  <dcterms:modified xsi:type="dcterms:W3CDTF">2019-08-30T02:17:00Z</dcterms:modified>
</cp:coreProperties>
</file>